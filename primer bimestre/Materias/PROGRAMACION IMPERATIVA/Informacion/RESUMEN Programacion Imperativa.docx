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5370" w:rsidRPr="002E56FC" w:rsidRDefault="00C15370" w:rsidP="00C15370">
      <w:pPr>
        <w:jc w:val="center"/>
        <w:rPr>
          <w:sz w:val="44"/>
          <w:szCs w:val="40"/>
        </w:rPr>
      </w:pPr>
      <w:r w:rsidRPr="002E56FC">
        <w:rPr>
          <w:sz w:val="44"/>
          <w:szCs w:val="40"/>
        </w:rPr>
        <w:t>JAVASCRIPT</w:t>
      </w:r>
    </w:p>
    <w:p w:rsidR="00C15370" w:rsidRPr="002E56FC" w:rsidRDefault="00C15370" w:rsidP="00C15370">
      <w:pPr>
        <w:rPr>
          <w:sz w:val="24"/>
        </w:rPr>
      </w:pPr>
      <w:r w:rsidRPr="002E56FC">
        <w:rPr>
          <w:sz w:val="24"/>
        </w:rPr>
        <w:t>JavaScript tiene una comunidad enorme de desarrolladores que te pueden ir ayudando a generar diferentes cosas.</w:t>
      </w:r>
    </w:p>
    <w:p w:rsidR="00C15370" w:rsidRPr="002E56FC" w:rsidRDefault="00C15370" w:rsidP="00C15370">
      <w:pPr>
        <w:rPr>
          <w:sz w:val="24"/>
        </w:rPr>
      </w:pPr>
      <w:r w:rsidRPr="002E56FC">
        <w:rPr>
          <w:sz w:val="24"/>
        </w:rPr>
        <w:t xml:space="preserve">Si solo estuvieras interesado en trabajar aplicaciones web tienes muchos </w:t>
      </w:r>
      <w:proofErr w:type="spellStart"/>
      <w:r w:rsidRPr="002E56FC">
        <w:rPr>
          <w:sz w:val="24"/>
        </w:rPr>
        <w:t>frameworks</w:t>
      </w:r>
      <w:proofErr w:type="spellEnd"/>
      <w:r w:rsidRPr="002E56FC">
        <w:rPr>
          <w:sz w:val="24"/>
        </w:rPr>
        <w:t xml:space="preserve"> y librerías construidas en JavaScript que te van a ayudar a hacer proyectos de forma mucho más rápida, eficiente y robusta (Angular, View, </w:t>
      </w:r>
      <w:proofErr w:type="spellStart"/>
      <w:r w:rsidRPr="002E56FC">
        <w:rPr>
          <w:sz w:val="24"/>
        </w:rPr>
        <w:t>React</w:t>
      </w:r>
      <w:proofErr w:type="spellEnd"/>
      <w:r w:rsidRPr="002E56FC">
        <w:rPr>
          <w:sz w:val="24"/>
        </w:rPr>
        <w:t>, entre otros)</w:t>
      </w:r>
    </w:p>
    <w:p w:rsidR="00C15370" w:rsidRPr="002E56FC" w:rsidRDefault="00C15370" w:rsidP="00C15370">
      <w:pPr>
        <w:rPr>
          <w:sz w:val="24"/>
        </w:rPr>
      </w:pPr>
      <w:r w:rsidRPr="002E56FC">
        <w:rPr>
          <w:sz w:val="24"/>
        </w:rPr>
        <w:t xml:space="preserve">Si no quieres trabajar solo en aplicaciones Web puedes utilizar JavaScript con un </w:t>
      </w:r>
      <w:proofErr w:type="spellStart"/>
      <w:r w:rsidRPr="002E56FC">
        <w:rPr>
          <w:sz w:val="24"/>
        </w:rPr>
        <w:t>framework</w:t>
      </w:r>
      <w:proofErr w:type="spellEnd"/>
      <w:r w:rsidRPr="002E56FC">
        <w:rPr>
          <w:sz w:val="24"/>
        </w:rPr>
        <w:t xml:space="preserve"> que se llama </w:t>
      </w:r>
      <w:proofErr w:type="spellStart"/>
      <w:r w:rsidRPr="002E56FC">
        <w:rPr>
          <w:sz w:val="24"/>
        </w:rPr>
        <w:t>React</w:t>
      </w:r>
      <w:proofErr w:type="spellEnd"/>
      <w:r w:rsidRPr="002E56FC">
        <w:rPr>
          <w:sz w:val="24"/>
        </w:rPr>
        <w:t xml:space="preserve"> </w:t>
      </w:r>
      <w:proofErr w:type="spellStart"/>
      <w:r w:rsidRPr="002E56FC">
        <w:rPr>
          <w:sz w:val="24"/>
        </w:rPr>
        <w:t>Native</w:t>
      </w:r>
      <w:proofErr w:type="spellEnd"/>
      <w:r w:rsidRPr="002E56FC">
        <w:rPr>
          <w:sz w:val="24"/>
        </w:rPr>
        <w:t xml:space="preserve"> para poder construir aplicaciones nativas como Android y IOS.</w:t>
      </w:r>
    </w:p>
    <w:p w:rsidR="00C15370" w:rsidRPr="002E56FC" w:rsidRDefault="00C15370" w:rsidP="00C15370">
      <w:pPr>
        <w:rPr>
          <w:sz w:val="24"/>
        </w:rPr>
      </w:pPr>
      <w:r w:rsidRPr="002E56FC">
        <w:rPr>
          <w:sz w:val="24"/>
        </w:rPr>
        <w:t xml:space="preserve">Puedes construir aplicaciones de escritorio con JavaScript, usando un </w:t>
      </w:r>
      <w:proofErr w:type="spellStart"/>
      <w:r w:rsidRPr="002E56FC">
        <w:rPr>
          <w:sz w:val="24"/>
        </w:rPr>
        <w:t>framework</w:t>
      </w:r>
      <w:proofErr w:type="spellEnd"/>
      <w:r w:rsidRPr="002E56FC">
        <w:rPr>
          <w:sz w:val="24"/>
        </w:rPr>
        <w:t xml:space="preserve"> llamado </w:t>
      </w:r>
      <w:proofErr w:type="spellStart"/>
      <w:r w:rsidRPr="002E56FC">
        <w:rPr>
          <w:sz w:val="24"/>
        </w:rPr>
        <w:t>Electron</w:t>
      </w:r>
      <w:proofErr w:type="spellEnd"/>
      <w:r w:rsidRPr="002E56FC">
        <w:rPr>
          <w:sz w:val="24"/>
        </w:rPr>
        <w:t>, pueden correr en Mac o Windows.</w:t>
      </w:r>
    </w:p>
    <w:p w:rsidR="00A33214" w:rsidRPr="002E56FC" w:rsidRDefault="00C15370" w:rsidP="00C15370">
      <w:pPr>
        <w:rPr>
          <w:sz w:val="24"/>
        </w:rPr>
      </w:pPr>
      <w:r w:rsidRPr="002E56FC">
        <w:rPr>
          <w:sz w:val="24"/>
        </w:rPr>
        <w:t>También puedes trabajar en la parte del Back-</w:t>
      </w:r>
      <w:proofErr w:type="spellStart"/>
      <w:r w:rsidRPr="002E56FC">
        <w:rPr>
          <w:sz w:val="24"/>
        </w:rPr>
        <w:t>end</w:t>
      </w:r>
      <w:proofErr w:type="spellEnd"/>
      <w:r w:rsidRPr="002E56FC">
        <w:rPr>
          <w:sz w:val="24"/>
        </w:rPr>
        <w:t xml:space="preserve"> o **IOT **(Internet </w:t>
      </w:r>
      <w:proofErr w:type="spellStart"/>
      <w:r w:rsidRPr="002E56FC">
        <w:rPr>
          <w:sz w:val="24"/>
        </w:rPr>
        <w:t>Od</w:t>
      </w:r>
      <w:proofErr w:type="spellEnd"/>
      <w:r w:rsidRPr="002E56FC">
        <w:rPr>
          <w:sz w:val="24"/>
        </w:rPr>
        <w:t xml:space="preserve"> </w:t>
      </w:r>
      <w:proofErr w:type="spellStart"/>
      <w:r w:rsidRPr="002E56FC">
        <w:rPr>
          <w:sz w:val="24"/>
        </w:rPr>
        <w:t>Things</w:t>
      </w:r>
      <w:proofErr w:type="spellEnd"/>
      <w:r w:rsidRPr="002E56FC">
        <w:rPr>
          <w:sz w:val="24"/>
        </w:rPr>
        <w:t xml:space="preserve">) es un concepto que se refiere a una </w:t>
      </w:r>
      <w:proofErr w:type="spellStart"/>
      <w:r w:rsidRPr="002E56FC">
        <w:rPr>
          <w:sz w:val="24"/>
        </w:rPr>
        <w:t>interconexion</w:t>
      </w:r>
      <w:proofErr w:type="spellEnd"/>
      <w:r w:rsidRPr="002E56FC">
        <w:rPr>
          <w:sz w:val="24"/>
        </w:rPr>
        <w:t xml:space="preserve"> digital de objetos cotidianos con Internet. Esto con un Framework llamado </w:t>
      </w:r>
      <w:proofErr w:type="spellStart"/>
      <w:r w:rsidRPr="002E56FC">
        <w:rPr>
          <w:sz w:val="24"/>
        </w:rPr>
        <w:t>NodeJS</w:t>
      </w:r>
      <w:proofErr w:type="spellEnd"/>
      <w:r w:rsidRPr="002E56FC">
        <w:rPr>
          <w:sz w:val="24"/>
        </w:rPr>
        <w:t>, el cual es un entorno de ejecución de JavaScript que corre directamente en el Back-</w:t>
      </w:r>
      <w:proofErr w:type="spellStart"/>
      <w:r w:rsidRPr="002E56FC">
        <w:rPr>
          <w:sz w:val="24"/>
        </w:rPr>
        <w:t>end</w:t>
      </w:r>
      <w:proofErr w:type="spellEnd"/>
      <w:r w:rsidRPr="002E56FC">
        <w:rPr>
          <w:sz w:val="24"/>
        </w:rPr>
        <w:t>.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- FRONT: Tiene opciones como Angular, </w:t>
      </w:r>
      <w:proofErr w:type="spellStart"/>
      <w:r w:rsidRPr="002E56FC">
        <w:rPr>
          <w:color w:val="000000" w:themeColor="text1"/>
          <w:sz w:val="24"/>
        </w:rPr>
        <w:t>React</w:t>
      </w:r>
      <w:proofErr w:type="spellEnd"/>
      <w:r w:rsidRPr="002E56FC">
        <w:rPr>
          <w:color w:val="000000" w:themeColor="text1"/>
          <w:sz w:val="24"/>
        </w:rPr>
        <w:t xml:space="preserve"> y VUE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 - BACK: Tiene </w:t>
      </w:r>
      <w:proofErr w:type="spellStart"/>
      <w:r w:rsidRPr="002E56FC">
        <w:rPr>
          <w:color w:val="000000" w:themeColor="text1"/>
          <w:sz w:val="24"/>
        </w:rPr>
        <w:t>NodeJS</w:t>
      </w:r>
      <w:proofErr w:type="spellEnd"/>
      <w:r w:rsidRPr="002E56FC">
        <w:rPr>
          <w:color w:val="000000" w:themeColor="text1"/>
          <w:sz w:val="24"/>
        </w:rPr>
        <w:t xml:space="preserve"> 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 -MOVIL: Tiene </w:t>
      </w:r>
      <w:proofErr w:type="spellStart"/>
      <w:r w:rsidRPr="002E56FC">
        <w:rPr>
          <w:color w:val="000000" w:themeColor="text1"/>
          <w:sz w:val="24"/>
        </w:rPr>
        <w:t>React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Native</w:t>
      </w:r>
      <w:proofErr w:type="spellEnd"/>
      <w:r w:rsidRPr="002E56FC">
        <w:rPr>
          <w:color w:val="000000" w:themeColor="text1"/>
          <w:sz w:val="24"/>
        </w:rPr>
        <w:t xml:space="preserve"> (Aplicaciones de Android y IOS) 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- WEB DESKTOP: Tiene </w:t>
      </w:r>
      <w:proofErr w:type="spellStart"/>
      <w:r w:rsidRPr="002E56FC">
        <w:rPr>
          <w:color w:val="000000" w:themeColor="text1"/>
          <w:sz w:val="24"/>
        </w:rPr>
        <w:t>Electron</w:t>
      </w:r>
      <w:proofErr w:type="spellEnd"/>
    </w:p>
    <w:p w:rsidR="00D15F9A" w:rsidRDefault="00D15F9A" w:rsidP="00C15370">
      <w:pPr>
        <w:rPr>
          <w:color w:val="000000" w:themeColor="text1"/>
        </w:rPr>
      </w:pPr>
    </w:p>
    <w:p w:rsidR="00C15370" w:rsidRPr="002E56FC" w:rsidRDefault="00C15370" w:rsidP="00C15370">
      <w:pPr>
        <w:rPr>
          <w:color w:val="000000" w:themeColor="text1"/>
          <w:sz w:val="32"/>
        </w:rPr>
      </w:pPr>
      <w:r w:rsidRPr="002E56FC">
        <w:rPr>
          <w:color w:val="000000" w:themeColor="text1"/>
          <w:sz w:val="32"/>
        </w:rPr>
        <w:t xml:space="preserve">¿Qué es un </w:t>
      </w:r>
      <w:proofErr w:type="spellStart"/>
      <w:r w:rsidRPr="002E56FC">
        <w:rPr>
          <w:color w:val="000000" w:themeColor="text1"/>
          <w:sz w:val="32"/>
        </w:rPr>
        <w:t>framework</w:t>
      </w:r>
      <w:proofErr w:type="spellEnd"/>
      <w:r w:rsidRPr="002E56FC">
        <w:rPr>
          <w:color w:val="000000" w:themeColor="text1"/>
          <w:sz w:val="32"/>
        </w:rPr>
        <w:t>?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Un </w:t>
      </w:r>
      <w:proofErr w:type="spellStart"/>
      <w:r w:rsidRPr="002E56FC">
        <w:rPr>
          <w:color w:val="000000" w:themeColor="text1"/>
          <w:sz w:val="24"/>
        </w:rPr>
        <w:t>framework</w:t>
      </w:r>
      <w:proofErr w:type="spellEnd"/>
      <w:r w:rsidRPr="002E56FC">
        <w:rPr>
          <w:color w:val="000000" w:themeColor="text1"/>
          <w:sz w:val="24"/>
        </w:rPr>
        <w:t xml:space="preserve"> está formado por conceptos, artefactos, o prácticas que ayudan a organizar los recursos que requiere el programador para hacer su trabajo. Un </w:t>
      </w:r>
      <w:proofErr w:type="spellStart"/>
      <w:r w:rsidRPr="002E56FC">
        <w:rPr>
          <w:color w:val="000000" w:themeColor="text1"/>
          <w:sz w:val="24"/>
        </w:rPr>
        <w:t>framework</w:t>
      </w:r>
      <w:proofErr w:type="spellEnd"/>
      <w:r w:rsidRPr="002E56FC">
        <w:rPr>
          <w:color w:val="000000" w:themeColor="text1"/>
          <w:sz w:val="24"/>
        </w:rPr>
        <w:t xml:space="preserve"> sirve tanto para escribir código fuente como para desarrollar toda una aplicación o software. Permite almacenar y organizar recursos esenciales para el desarrollo como el código fuente, los ficheros de configuración o las librerías de la aplicación.</w:t>
      </w:r>
    </w:p>
    <w:p w:rsidR="00C15370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>De esta forma, el programador tiene todos los recursos a la vista y en un solo lugar y el entorno de trabajo se vuelve una estructura que hay que completar, en vez de partir de cero.</w:t>
      </w:r>
    </w:p>
    <w:p w:rsidR="00C15370" w:rsidRPr="002E56FC" w:rsidRDefault="00C15370" w:rsidP="00C15370">
      <w:pPr>
        <w:rPr>
          <w:color w:val="000000" w:themeColor="text1"/>
          <w:sz w:val="32"/>
        </w:rPr>
      </w:pPr>
      <w:r w:rsidRPr="002E56FC">
        <w:rPr>
          <w:color w:val="000000" w:themeColor="text1"/>
          <w:sz w:val="32"/>
        </w:rPr>
        <w:t>¿Qué es una librería?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>Una librería es un conjunto de implementaciones funcionales, un pedazo de código, y funcionalidad que se deben invocada.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lastRenderedPageBreak/>
        <w:t>A diferencia de un programa ejecutable, una biblioteca no espera ser utilizada de forma autónoma (un programa sí: tiene un punto de entrada principal), sino que su fin es ser utilizada por otros programas, independientes y de forma simultánea.</w:t>
      </w:r>
    </w:p>
    <w:p w:rsidR="00C15370" w:rsidRPr="00D15F9A" w:rsidRDefault="00C15370" w:rsidP="00C15370">
      <w:pPr>
        <w:rPr>
          <w:color w:val="000000" w:themeColor="text1"/>
          <w:sz w:val="32"/>
        </w:rPr>
      </w:pPr>
      <w:r w:rsidRPr="002E56FC">
        <w:rPr>
          <w:color w:val="000000" w:themeColor="text1"/>
          <w:sz w:val="32"/>
        </w:rPr>
        <w:t>VALORES</w:t>
      </w:r>
    </w:p>
    <w:p w:rsidR="00C15370" w:rsidRPr="00C15370" w:rsidRDefault="00C15370" w:rsidP="00C15370">
      <w:pPr>
        <w:rPr>
          <w:color w:val="000000" w:themeColor="text1"/>
        </w:rPr>
      </w:pPr>
      <w:r w:rsidRPr="002E56FC">
        <w:rPr>
          <w:color w:val="000000" w:themeColor="text1"/>
          <w:sz w:val="28"/>
        </w:rPr>
        <w:t>PRIMITIVOS:</w:t>
      </w:r>
      <w:r w:rsidRPr="00C15370">
        <w:rPr>
          <w:color w:val="000000" w:themeColor="text1"/>
        </w:rPr>
        <w:t xml:space="preserve"> </w:t>
      </w:r>
      <w:r w:rsidRPr="002E56FC">
        <w:rPr>
          <w:color w:val="000000" w:themeColor="text1"/>
          <w:sz w:val="24"/>
        </w:rPr>
        <w:t>son los valores básicos que se utilizan para poder generar códigos.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Número: data sólo de tipo numérico, </w:t>
      </w:r>
      <w:proofErr w:type="spellStart"/>
      <w:r w:rsidRPr="002E56FC">
        <w:rPr>
          <w:color w:val="000000" w:themeColor="text1"/>
          <w:sz w:val="24"/>
        </w:rPr>
        <w:t>ejem</w:t>
      </w:r>
      <w:proofErr w:type="spellEnd"/>
      <w:r w:rsidRPr="002E56FC">
        <w:rPr>
          <w:color w:val="000000" w:themeColor="text1"/>
          <w:sz w:val="24"/>
        </w:rPr>
        <w:t>: 1 2 3 4, etc.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Strig</w:t>
      </w:r>
      <w:proofErr w:type="spellEnd"/>
      <w:r w:rsidRPr="002E56FC">
        <w:rPr>
          <w:color w:val="000000" w:themeColor="text1"/>
          <w:sz w:val="24"/>
        </w:rPr>
        <w:t>: texto, se utiliza entre comillas dobles. “Haciendo esto”, “Diego Hernández”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Boolean</w:t>
      </w:r>
      <w:proofErr w:type="spellEnd"/>
      <w:r w:rsidRPr="002E56FC">
        <w:rPr>
          <w:color w:val="000000" w:themeColor="text1"/>
          <w:sz w:val="24"/>
        </w:rPr>
        <w:t xml:space="preserve"> o Booleano: son valores creados por George </w:t>
      </w:r>
      <w:proofErr w:type="spellStart"/>
      <w:r w:rsidRPr="002E56FC">
        <w:rPr>
          <w:color w:val="000000" w:themeColor="text1"/>
          <w:sz w:val="24"/>
        </w:rPr>
        <w:t>Boolean</w:t>
      </w:r>
      <w:proofErr w:type="spellEnd"/>
      <w:r w:rsidRPr="002E56FC">
        <w:rPr>
          <w:color w:val="000000" w:themeColor="text1"/>
          <w:sz w:val="24"/>
        </w:rPr>
        <w:t xml:space="preserve"> dentro de lenguajes de programación para poder validar cosas y/o </w:t>
      </w:r>
      <w:proofErr w:type="spellStart"/>
      <w:r w:rsidRPr="002E56FC">
        <w:rPr>
          <w:color w:val="000000" w:themeColor="text1"/>
          <w:sz w:val="24"/>
        </w:rPr>
        <w:t>desiciones</w:t>
      </w:r>
      <w:proofErr w:type="spellEnd"/>
      <w:r w:rsidRPr="002E56FC">
        <w:rPr>
          <w:color w:val="000000" w:themeColor="text1"/>
          <w:sz w:val="24"/>
        </w:rPr>
        <w:t>, por ello se utilizan: true (1) o false (0).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Empty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values</w:t>
      </w:r>
      <w:proofErr w:type="spellEnd"/>
      <w:r w:rsidRPr="002E56FC">
        <w:rPr>
          <w:color w:val="000000" w:themeColor="text1"/>
          <w:sz w:val="24"/>
        </w:rPr>
        <w:t xml:space="preserve">: </w:t>
      </w:r>
      <w:proofErr w:type="spellStart"/>
      <w:r w:rsidRPr="002E56FC">
        <w:rPr>
          <w:color w:val="000000" w:themeColor="text1"/>
          <w:sz w:val="24"/>
        </w:rPr>
        <w:t>null</w:t>
      </w:r>
      <w:proofErr w:type="spellEnd"/>
      <w:r w:rsidRPr="002E56FC">
        <w:rPr>
          <w:color w:val="000000" w:themeColor="text1"/>
          <w:sz w:val="24"/>
        </w:rPr>
        <w:t xml:space="preserve"> o </w:t>
      </w:r>
      <w:proofErr w:type="spellStart"/>
      <w:r w:rsidRPr="002E56FC">
        <w:rPr>
          <w:color w:val="000000" w:themeColor="text1"/>
          <w:sz w:val="24"/>
        </w:rPr>
        <w:t>undefined</w:t>
      </w:r>
      <w:proofErr w:type="spellEnd"/>
      <w:r w:rsidRPr="002E56FC">
        <w:rPr>
          <w:color w:val="000000" w:themeColor="text1"/>
          <w:sz w:val="24"/>
        </w:rPr>
        <w:t>, se les conoce como valores “</w:t>
      </w:r>
      <w:proofErr w:type="spellStart"/>
      <w:r w:rsidRPr="002E56FC">
        <w:rPr>
          <w:color w:val="000000" w:themeColor="text1"/>
          <w:sz w:val="24"/>
        </w:rPr>
        <w:t>placeholders</w:t>
      </w:r>
      <w:proofErr w:type="spellEnd"/>
      <w:r w:rsidRPr="002E56FC">
        <w:rPr>
          <w:color w:val="000000" w:themeColor="text1"/>
          <w:sz w:val="24"/>
        </w:rPr>
        <w:t>”, pero son valores reservados para un tipo de valor que queda faltante en memoria. También pueden ser tomados como valores de errores.</w:t>
      </w:r>
    </w:p>
    <w:p w:rsidR="00C15370" w:rsidRPr="002E56FC" w:rsidRDefault="00C15370" w:rsidP="00C15370">
      <w:pPr>
        <w:rPr>
          <w:color w:val="000000" w:themeColor="text1"/>
          <w:sz w:val="28"/>
        </w:rPr>
      </w:pPr>
      <w:r w:rsidRPr="002E56FC">
        <w:rPr>
          <w:color w:val="000000" w:themeColor="text1"/>
          <w:sz w:val="28"/>
        </w:rPr>
        <w:t>NO PRIMITIVOS O VALORES TIPO OBJETOS:</w:t>
      </w:r>
    </w:p>
    <w:p w:rsidR="00C15370" w:rsidRPr="002E56FC" w:rsidRDefault="00C15370" w:rsidP="00C15370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Array</w:t>
      </w:r>
      <w:proofErr w:type="spellEnd"/>
      <w:r w:rsidRPr="002E56FC">
        <w:rPr>
          <w:color w:val="000000" w:themeColor="text1"/>
          <w:sz w:val="24"/>
        </w:rPr>
        <w:t xml:space="preserve">: se genera ocupando corchetes, los cuales dentro ocupan valores primitivos, </w:t>
      </w:r>
      <w:proofErr w:type="spellStart"/>
      <w:r w:rsidRPr="002E56FC">
        <w:rPr>
          <w:color w:val="000000" w:themeColor="text1"/>
          <w:sz w:val="24"/>
        </w:rPr>
        <w:t>ejem</w:t>
      </w:r>
      <w:proofErr w:type="spellEnd"/>
      <w:r w:rsidRPr="002E56FC">
        <w:rPr>
          <w:color w:val="000000" w:themeColor="text1"/>
          <w:sz w:val="24"/>
        </w:rPr>
        <w:t>: [1,2,3] convirtiéndolos en valores tipo objeto.</w:t>
      </w:r>
    </w:p>
    <w:p w:rsidR="00D15F9A" w:rsidRPr="002E56FC" w:rsidRDefault="00C15370" w:rsidP="00C15370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Valor tipo Objeto: se generan con corchetes, los cuales dentro ocupan una data que se transforma en objeto, </w:t>
      </w:r>
      <w:proofErr w:type="spellStart"/>
      <w:r w:rsidRPr="002E56FC">
        <w:rPr>
          <w:color w:val="000000" w:themeColor="text1"/>
          <w:sz w:val="24"/>
        </w:rPr>
        <w:t>ejem</w:t>
      </w:r>
      <w:proofErr w:type="spellEnd"/>
      <w:r w:rsidRPr="002E56FC">
        <w:rPr>
          <w:color w:val="000000" w:themeColor="text1"/>
          <w:sz w:val="24"/>
        </w:rPr>
        <w:t xml:space="preserve"> de sintaxis: </w:t>
      </w:r>
      <w:proofErr w:type="gramStart"/>
      <w:r w:rsidRPr="002E56FC">
        <w:rPr>
          <w:color w:val="000000" w:themeColor="text1"/>
          <w:sz w:val="24"/>
        </w:rPr>
        <w:t>{ nombre</w:t>
      </w:r>
      <w:proofErr w:type="gramEnd"/>
      <w:r w:rsidRPr="002E56FC">
        <w:rPr>
          <w:color w:val="000000" w:themeColor="text1"/>
          <w:sz w:val="24"/>
        </w:rPr>
        <w:t>: “Diego”}.</w:t>
      </w:r>
    </w:p>
    <w:p w:rsidR="00C15370" w:rsidRDefault="00C15370" w:rsidP="00C15370">
      <w:pPr>
        <w:rPr>
          <w:color w:val="FFFFFF" w:themeColor="background1"/>
        </w:rPr>
      </w:pPr>
      <w:r>
        <w:rPr>
          <w:noProof/>
          <w:lang w:eastAsia="es-AR"/>
        </w:rPr>
        <w:drawing>
          <wp:inline distT="0" distB="0" distL="0" distR="0" wp14:anchorId="6F3F69D4" wp14:editId="421E6E9A">
            <wp:extent cx="4082902" cy="4082902"/>
            <wp:effectExtent l="0" t="0" r="0" b="0"/>
            <wp:docPr id="1" name="Imagen 1" descr="CU01112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01112E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13" cy="41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522" w:rsidRDefault="00C30522" w:rsidP="003A5942">
      <w:pPr>
        <w:rPr>
          <w:color w:val="000000" w:themeColor="text1"/>
          <w:sz w:val="28"/>
        </w:rPr>
      </w:pPr>
      <w:r w:rsidRPr="00C30522">
        <w:rPr>
          <w:color w:val="000000" w:themeColor="text1"/>
          <w:sz w:val="28"/>
        </w:rPr>
        <w:lastRenderedPageBreak/>
        <w:t>VARIABLES</w:t>
      </w:r>
      <w:r>
        <w:rPr>
          <w:color w:val="000000" w:themeColor="text1"/>
          <w:sz w:val="28"/>
        </w:rPr>
        <w:t xml:space="preserve"> (LET Y CONST)</w:t>
      </w:r>
    </w:p>
    <w:p w:rsidR="00D15F9A" w:rsidRDefault="00D15F9A" w:rsidP="003A5942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¿Qué es una variable?</w:t>
      </w:r>
    </w:p>
    <w:p w:rsidR="00D15F9A" w:rsidRPr="00C30522" w:rsidRDefault="00507A9A" w:rsidP="003A5942">
      <w:pPr>
        <w:rPr>
          <w:color w:val="000000" w:themeColor="text1"/>
          <w:sz w:val="28"/>
        </w:rPr>
      </w:pPr>
      <w:r>
        <w:rPr>
          <w:noProof/>
          <w:lang w:eastAsia="es-AR"/>
        </w:rPr>
        <w:drawing>
          <wp:inline distT="0" distB="0" distL="0" distR="0">
            <wp:extent cx="4774019" cy="3580514"/>
            <wp:effectExtent l="0" t="0" r="7620" b="1270"/>
            <wp:docPr id="19" name="Imagen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79" cy="358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42" w:rsidRPr="002E56FC" w:rsidRDefault="003A5942" w:rsidP="003A5942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>: sirve para declarar variables que nunca van a ser modificadas: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No se puede </w:t>
      </w:r>
      <w:proofErr w:type="spellStart"/>
      <w:r w:rsidRPr="002E56FC">
        <w:rPr>
          <w:color w:val="000000" w:themeColor="text1"/>
          <w:sz w:val="24"/>
        </w:rPr>
        <w:t>reinicilizar</w:t>
      </w:r>
      <w:proofErr w:type="spellEnd"/>
      <w:r w:rsidRPr="002E56FC">
        <w:rPr>
          <w:color w:val="000000" w:themeColor="text1"/>
          <w:sz w:val="24"/>
        </w:rPr>
        <w:t xml:space="preserve">: es una </w:t>
      </w: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 xml:space="preserve"> única no puede haber otra inicializada con el mismo nombre. </w:t>
      </w: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electric</w:t>
      </w:r>
      <w:proofErr w:type="spellEnd"/>
      <w:r w:rsidRPr="002E56FC">
        <w:rPr>
          <w:color w:val="000000" w:themeColor="text1"/>
          <w:sz w:val="24"/>
        </w:rPr>
        <w:t>’ no puede haber: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grass</w:t>
      </w:r>
      <w:proofErr w:type="spellEnd"/>
      <w:r w:rsidRPr="002E56FC">
        <w:rPr>
          <w:color w:val="000000" w:themeColor="text1"/>
          <w:sz w:val="24"/>
        </w:rPr>
        <w:t>’.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No se pude re asignar: una vez que la hayamos inicializado no la podemos reasignar solo con su nombre: </w:t>
      </w: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electric</w:t>
      </w:r>
      <w:proofErr w:type="spellEnd"/>
      <w:r w:rsidRPr="002E56FC">
        <w:rPr>
          <w:color w:val="000000" w:themeColor="text1"/>
          <w:sz w:val="24"/>
        </w:rPr>
        <w:t>’ no puede ejecutarse:</w:t>
      </w:r>
    </w:p>
    <w:p w:rsidR="003A5942" w:rsidRPr="002E56FC" w:rsidRDefault="003A5942" w:rsidP="003A5942">
      <w:pPr>
        <w:rPr>
          <w:color w:val="000000" w:themeColor="text1"/>
          <w:sz w:val="24"/>
          <w:u w:val="single"/>
        </w:rPr>
      </w:pP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grass</w:t>
      </w:r>
      <w:proofErr w:type="spellEnd"/>
      <w:r w:rsidRPr="002E56FC">
        <w:rPr>
          <w:color w:val="000000" w:themeColor="text1"/>
          <w:sz w:val="24"/>
        </w:rPr>
        <w:t>’.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No es inmutable: </w:t>
      </w:r>
      <w:proofErr w:type="spellStart"/>
      <w:r w:rsidRPr="002E56FC">
        <w:rPr>
          <w:color w:val="000000" w:themeColor="text1"/>
          <w:sz w:val="24"/>
        </w:rPr>
        <w:t>osea</w:t>
      </w:r>
      <w:proofErr w:type="spellEnd"/>
      <w:r w:rsidRPr="002E56FC">
        <w:rPr>
          <w:color w:val="000000" w:themeColor="text1"/>
          <w:sz w:val="24"/>
        </w:rPr>
        <w:t xml:space="preserve"> no puede cambiar con objetos:</w:t>
      </w:r>
    </w:p>
    <w:p w:rsidR="003A5942" w:rsidRPr="002E56FC" w:rsidRDefault="003A5942" w:rsidP="003A5942">
      <w:pPr>
        <w:rPr>
          <w:color w:val="000000" w:themeColor="text1"/>
          <w:sz w:val="24"/>
        </w:rPr>
      </w:pPr>
    </w:p>
    <w:p w:rsidR="003A5942" w:rsidRPr="002E56FC" w:rsidRDefault="003A5942" w:rsidP="003A5942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Let</w:t>
      </w:r>
      <w:proofErr w:type="spellEnd"/>
      <w:r w:rsidRPr="002E56FC">
        <w:rPr>
          <w:color w:val="000000" w:themeColor="text1"/>
          <w:sz w:val="24"/>
        </w:rPr>
        <w:t>: Son variables que pueden ser modificadas, se pueden cambiar: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 xml:space="preserve">No se puede </w:t>
      </w:r>
      <w:proofErr w:type="spellStart"/>
      <w:r w:rsidRPr="002E56FC">
        <w:rPr>
          <w:color w:val="000000" w:themeColor="text1"/>
          <w:sz w:val="24"/>
        </w:rPr>
        <w:t>reinicilizar</w:t>
      </w:r>
      <w:proofErr w:type="spellEnd"/>
      <w:r w:rsidRPr="002E56FC">
        <w:rPr>
          <w:color w:val="000000" w:themeColor="text1"/>
          <w:sz w:val="24"/>
        </w:rPr>
        <w:t xml:space="preserve">: es una </w:t>
      </w:r>
      <w:proofErr w:type="spellStart"/>
      <w:r w:rsidRPr="002E56FC">
        <w:rPr>
          <w:color w:val="000000" w:themeColor="text1"/>
          <w:sz w:val="24"/>
        </w:rPr>
        <w:t>const</w:t>
      </w:r>
      <w:proofErr w:type="spellEnd"/>
      <w:r w:rsidRPr="002E56FC">
        <w:rPr>
          <w:color w:val="000000" w:themeColor="text1"/>
          <w:sz w:val="24"/>
        </w:rPr>
        <w:t xml:space="preserve"> única no puede haber otra inicializada con el mismo nombre. </w:t>
      </w:r>
      <w:proofErr w:type="spellStart"/>
      <w:r w:rsidRPr="002E56FC">
        <w:rPr>
          <w:color w:val="000000" w:themeColor="text1"/>
          <w:sz w:val="24"/>
        </w:rPr>
        <w:t>let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electric</w:t>
      </w:r>
      <w:proofErr w:type="spellEnd"/>
      <w:r w:rsidRPr="002E56FC">
        <w:rPr>
          <w:color w:val="000000" w:themeColor="text1"/>
          <w:sz w:val="24"/>
        </w:rPr>
        <w:t>’ no puede haber:</w:t>
      </w:r>
    </w:p>
    <w:p w:rsidR="003A5942" w:rsidRPr="002E56FC" w:rsidRDefault="003A5942" w:rsidP="003A5942">
      <w:pPr>
        <w:rPr>
          <w:color w:val="000000" w:themeColor="text1"/>
          <w:sz w:val="24"/>
        </w:rPr>
      </w:pPr>
      <w:proofErr w:type="spellStart"/>
      <w:r w:rsidRPr="002E56FC">
        <w:rPr>
          <w:color w:val="000000" w:themeColor="text1"/>
          <w:sz w:val="24"/>
        </w:rPr>
        <w:t>let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grass</w:t>
      </w:r>
      <w:proofErr w:type="spellEnd"/>
      <w:r w:rsidRPr="002E56FC">
        <w:rPr>
          <w:color w:val="000000" w:themeColor="text1"/>
          <w:sz w:val="24"/>
        </w:rPr>
        <w:t>’.</w:t>
      </w:r>
    </w:p>
    <w:p w:rsidR="002E56FC" w:rsidRPr="002E56FC" w:rsidRDefault="003A5942" w:rsidP="003A5942">
      <w:pPr>
        <w:rPr>
          <w:color w:val="000000" w:themeColor="text1"/>
          <w:sz w:val="24"/>
          <w:u w:val="single"/>
        </w:rPr>
      </w:pPr>
      <w:r w:rsidRPr="002E56FC">
        <w:rPr>
          <w:color w:val="000000" w:themeColor="text1"/>
          <w:sz w:val="24"/>
        </w:rPr>
        <w:t xml:space="preserve">Se puede reasignar: </w:t>
      </w:r>
      <w:proofErr w:type="spellStart"/>
      <w:r w:rsidRPr="002E56FC">
        <w:rPr>
          <w:color w:val="000000" w:themeColor="text1"/>
          <w:sz w:val="24"/>
        </w:rPr>
        <w:t>Osea</w:t>
      </w:r>
      <w:proofErr w:type="spellEnd"/>
      <w:r w:rsidRPr="002E56FC">
        <w:rPr>
          <w:color w:val="000000" w:themeColor="text1"/>
          <w:sz w:val="24"/>
        </w:rPr>
        <w:t xml:space="preserve"> la variable ya inicializada le reasignamos otro </w:t>
      </w:r>
      <w:proofErr w:type="gramStart"/>
      <w:r w:rsidRPr="002E56FC">
        <w:rPr>
          <w:color w:val="000000" w:themeColor="text1"/>
          <w:sz w:val="24"/>
        </w:rPr>
        <w:t>valor</w:t>
      </w:r>
      <w:proofErr w:type="gramEnd"/>
      <w:r w:rsidRPr="002E56FC">
        <w:rPr>
          <w:color w:val="000000" w:themeColor="text1"/>
          <w:sz w:val="24"/>
        </w:rPr>
        <w:t xml:space="preserve"> por ejemplo: inicializamos la variable: </w:t>
      </w:r>
      <w:proofErr w:type="spellStart"/>
      <w:r w:rsidRPr="002E56FC">
        <w:rPr>
          <w:color w:val="000000" w:themeColor="text1"/>
          <w:sz w:val="24"/>
        </w:rPr>
        <w:t>let</w:t>
      </w:r>
      <w:proofErr w:type="spellEnd"/>
      <w:r w:rsidRPr="002E56FC">
        <w:rPr>
          <w:color w:val="000000" w:themeColor="text1"/>
          <w:sz w:val="24"/>
        </w:rPr>
        <w:t xml:space="preserve">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electric</w:t>
      </w:r>
      <w:proofErr w:type="spellEnd"/>
      <w:r w:rsidRPr="002E56FC">
        <w:rPr>
          <w:color w:val="000000" w:themeColor="text1"/>
          <w:sz w:val="24"/>
        </w:rPr>
        <w:t xml:space="preserve">’ ahora la reasignamos </w:t>
      </w:r>
      <w:proofErr w:type="spellStart"/>
      <w:r w:rsidRPr="002E56FC">
        <w:rPr>
          <w:color w:val="000000" w:themeColor="text1"/>
          <w:sz w:val="24"/>
        </w:rPr>
        <w:t>pokemonType</w:t>
      </w:r>
      <w:proofErr w:type="spellEnd"/>
      <w:r w:rsidRPr="002E56FC">
        <w:rPr>
          <w:color w:val="000000" w:themeColor="text1"/>
          <w:sz w:val="24"/>
        </w:rPr>
        <w:t xml:space="preserve"> = ‘</w:t>
      </w:r>
      <w:proofErr w:type="spellStart"/>
      <w:r w:rsidRPr="002E56FC">
        <w:rPr>
          <w:color w:val="000000" w:themeColor="text1"/>
          <w:sz w:val="24"/>
        </w:rPr>
        <w:t>grass</w:t>
      </w:r>
      <w:proofErr w:type="spellEnd"/>
      <w:r w:rsidRPr="002E56FC">
        <w:rPr>
          <w:color w:val="000000" w:themeColor="text1"/>
          <w:sz w:val="24"/>
        </w:rPr>
        <w:t>’.</w:t>
      </w:r>
    </w:p>
    <w:p w:rsidR="00B318A0" w:rsidRPr="00507A9A" w:rsidRDefault="002E56FC" w:rsidP="003A5942">
      <w:pPr>
        <w:rPr>
          <w:color w:val="000000" w:themeColor="text1"/>
          <w:sz w:val="24"/>
          <w:u w:val="single"/>
        </w:rPr>
      </w:pPr>
      <w:r w:rsidRPr="002E56FC">
        <w:rPr>
          <w:color w:val="000000" w:themeColor="text1"/>
          <w:sz w:val="24"/>
        </w:rPr>
        <w:t xml:space="preserve"> Su contexto</w:t>
      </w:r>
      <w:r w:rsidR="003A5942" w:rsidRPr="002E56FC">
        <w:rPr>
          <w:color w:val="000000" w:themeColor="text1"/>
          <w:sz w:val="24"/>
        </w:rPr>
        <w:t xml:space="preserve"> es</w:t>
      </w:r>
      <w:r w:rsidRPr="002E56FC">
        <w:rPr>
          <w:color w:val="000000" w:themeColor="text1"/>
          <w:sz w:val="24"/>
        </w:rPr>
        <w:t xml:space="preserve"> de</w:t>
      </w:r>
      <w:r w:rsidR="003A5942" w:rsidRPr="002E56FC">
        <w:rPr>
          <w:color w:val="000000" w:themeColor="text1"/>
          <w:sz w:val="24"/>
        </w:rPr>
        <w:t xml:space="preserve"> bloque: Solo funciona dentro de un bloque {}, fuera de ello no.</w:t>
      </w:r>
    </w:p>
    <w:p w:rsidR="00E2245B" w:rsidRDefault="00E2245B" w:rsidP="003A5942">
      <w:pPr>
        <w:rPr>
          <w:color w:val="000000" w:themeColor="text1"/>
          <w:sz w:val="28"/>
        </w:rPr>
      </w:pPr>
      <w:r w:rsidRPr="00E2245B">
        <w:rPr>
          <w:color w:val="000000" w:themeColor="text1"/>
          <w:sz w:val="28"/>
        </w:rPr>
        <w:lastRenderedPageBreak/>
        <w:t>FUNCIONES</w:t>
      </w:r>
    </w:p>
    <w:p w:rsidR="00B318A0" w:rsidRPr="00B318A0" w:rsidRDefault="00B318A0" w:rsidP="00B318A0">
      <w:pPr>
        <w:rPr>
          <w:b/>
          <w:bCs/>
          <w:color w:val="000000" w:themeColor="text1"/>
          <w:sz w:val="24"/>
        </w:rPr>
      </w:pPr>
      <w:r w:rsidRPr="00B318A0">
        <w:rPr>
          <w:b/>
          <w:bCs/>
          <w:color w:val="000000" w:themeColor="text1"/>
          <w:sz w:val="28"/>
        </w:rPr>
        <w:t>Funciones Declarativas:</w:t>
      </w:r>
      <w:r>
        <w:rPr>
          <w:b/>
          <w:bCs/>
          <w:color w:val="000000" w:themeColor="text1"/>
          <w:sz w:val="28"/>
        </w:rPr>
        <w:t xml:space="preserve"> </w:t>
      </w:r>
      <w:r w:rsidRPr="00B318A0">
        <w:rPr>
          <w:color w:val="000000" w:themeColor="text1"/>
          <w:sz w:val="24"/>
        </w:rPr>
        <w:t xml:space="preserve">En las funciones declarativas, utilizamos la palabra reservada </w:t>
      </w:r>
      <w:proofErr w:type="spellStart"/>
      <w:r w:rsidRPr="00B318A0">
        <w:rPr>
          <w:color w:val="000000" w:themeColor="text1"/>
          <w:sz w:val="24"/>
        </w:rPr>
        <w:t>function</w:t>
      </w:r>
      <w:proofErr w:type="spellEnd"/>
      <w:r w:rsidRPr="00B318A0">
        <w:rPr>
          <w:color w:val="000000" w:themeColor="text1"/>
          <w:sz w:val="24"/>
        </w:rPr>
        <w:t xml:space="preserve"> al inicio</w:t>
      </w:r>
      <w:r w:rsidR="00507A9A">
        <w:rPr>
          <w:color w:val="000000" w:themeColor="text1"/>
          <w:sz w:val="24"/>
        </w:rPr>
        <w:t xml:space="preserve"> para poder declarar la función.</w:t>
      </w:r>
    </w:p>
    <w:p w:rsidR="00B318A0" w:rsidRPr="00B318A0" w:rsidRDefault="00B318A0" w:rsidP="003A5942">
      <w:pPr>
        <w:rPr>
          <w:b/>
          <w:bCs/>
          <w:color w:val="000000" w:themeColor="text1"/>
          <w:sz w:val="28"/>
        </w:rPr>
      </w:pPr>
      <w:r w:rsidRPr="00B318A0">
        <w:rPr>
          <w:b/>
          <w:bCs/>
          <w:color w:val="000000" w:themeColor="text1"/>
          <w:sz w:val="28"/>
        </w:rPr>
        <w:t>Expresión de función:</w:t>
      </w:r>
      <w:r>
        <w:rPr>
          <w:b/>
          <w:bCs/>
          <w:color w:val="000000" w:themeColor="text1"/>
          <w:sz w:val="28"/>
        </w:rPr>
        <w:t xml:space="preserve"> </w:t>
      </w:r>
      <w:r w:rsidRPr="00B318A0">
        <w:rPr>
          <w:color w:val="000000" w:themeColor="text1"/>
          <w:sz w:val="24"/>
        </w:rPr>
        <w:t>En la expresión de función, la declaración se ini</w:t>
      </w:r>
      <w:r w:rsidR="00507A9A">
        <w:rPr>
          <w:color w:val="000000" w:themeColor="text1"/>
          <w:sz w:val="24"/>
        </w:rPr>
        <w:t xml:space="preserve">cia con la palabra reservada </w:t>
      </w:r>
      <w:proofErr w:type="spellStart"/>
      <w:r w:rsidR="00507A9A">
        <w:rPr>
          <w:color w:val="000000" w:themeColor="text1"/>
          <w:sz w:val="24"/>
        </w:rPr>
        <w:t>let</w:t>
      </w:r>
      <w:proofErr w:type="spellEnd"/>
      <w:r w:rsidRPr="00B318A0">
        <w:rPr>
          <w:color w:val="000000" w:themeColor="text1"/>
          <w:sz w:val="24"/>
        </w:rPr>
        <w:t>, donde se generará una variable que guardará una función anónima.</w:t>
      </w:r>
    </w:p>
    <w:p w:rsidR="00E2245B" w:rsidRDefault="00E2245B" w:rsidP="003A5942">
      <w:pPr>
        <w:rPr>
          <w:color w:val="000000" w:themeColor="text1"/>
          <w:sz w:val="28"/>
        </w:rPr>
      </w:pPr>
      <w:r>
        <w:rPr>
          <w:noProof/>
          <w:lang w:eastAsia="es-AR"/>
        </w:rPr>
        <w:drawing>
          <wp:inline distT="0" distB="0" distL="0" distR="0" wp14:anchorId="6FB47D27" wp14:editId="14077812">
            <wp:extent cx="4646428" cy="3484821"/>
            <wp:effectExtent l="0" t="0" r="1905" b="1905"/>
            <wp:docPr id="2" name="Imagen 2" descr="https://static.platzi.com/media/user_upload/JavaScript%20%281%29-997fdbe2-5817-4e30-a6b4-71f2bf6c53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platzi.com/media/user_upload/JavaScript%20%281%29-997fdbe2-5817-4e30-a6b4-71f2bf6c53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97" cy="348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A0" w:rsidRPr="00B318A0" w:rsidRDefault="008349AC" w:rsidP="00C30522">
      <w:pPr>
        <w:rPr>
          <w:color w:val="000000" w:themeColor="text1"/>
          <w:sz w:val="28"/>
        </w:rPr>
      </w:pPr>
      <w:r>
        <w:rPr>
          <w:noProof/>
          <w:lang w:eastAsia="es-AR"/>
        </w:rPr>
        <w:drawing>
          <wp:inline distT="0" distB="0" distL="0" distR="0">
            <wp:extent cx="5272052" cy="3523644"/>
            <wp:effectExtent l="0" t="0" r="5080" b="635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453" cy="352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F56" w:rsidRDefault="00414F56" w:rsidP="00C30522">
      <w:pPr>
        <w:rPr>
          <w:color w:val="000000" w:themeColor="text1"/>
          <w:sz w:val="32"/>
          <w:szCs w:val="24"/>
        </w:rPr>
      </w:pPr>
      <w:r w:rsidRPr="002E56FC">
        <w:rPr>
          <w:color w:val="000000" w:themeColor="text1"/>
          <w:sz w:val="32"/>
          <w:szCs w:val="24"/>
        </w:rPr>
        <w:lastRenderedPageBreak/>
        <w:t>SCOPES</w:t>
      </w:r>
    </w:p>
    <w:p w:rsidR="00B318A0" w:rsidRPr="00B318A0" w:rsidRDefault="00B318A0" w:rsidP="00B318A0">
      <w:pPr>
        <w:rPr>
          <w:color w:val="000000" w:themeColor="text1"/>
          <w:sz w:val="24"/>
          <w:szCs w:val="24"/>
        </w:rPr>
      </w:pPr>
      <w:proofErr w:type="spellStart"/>
      <w:r w:rsidRPr="00B318A0">
        <w:rPr>
          <w:color w:val="000000" w:themeColor="text1"/>
          <w:sz w:val="28"/>
          <w:szCs w:val="24"/>
        </w:rPr>
        <w:t>Scope</w:t>
      </w:r>
      <w:proofErr w:type="spellEnd"/>
      <w:r w:rsidRPr="00B318A0">
        <w:rPr>
          <w:color w:val="000000" w:themeColor="text1"/>
          <w:sz w:val="28"/>
          <w:szCs w:val="24"/>
        </w:rPr>
        <w:t xml:space="preserve"> local: </w:t>
      </w:r>
    </w:p>
    <w:p w:rsidR="00B318A0" w:rsidRPr="00B318A0" w:rsidRDefault="00B318A0" w:rsidP="00B318A0">
      <w:p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 xml:space="preserve"> Son aquellas variables definidas dentro del cuerpo de la función, estas son solo accedidas desde dentro de la misma </w:t>
      </w:r>
      <w:proofErr w:type="spellStart"/>
      <w:r w:rsidRPr="00B318A0">
        <w:rPr>
          <w:color w:val="000000" w:themeColor="text1"/>
          <w:sz w:val="24"/>
          <w:szCs w:val="24"/>
        </w:rPr>
        <w:t>función.</w:t>
      </w:r>
      <w:proofErr w:type="spellEnd"/>
    </w:p>
    <w:p w:rsidR="00B318A0" w:rsidRPr="00B318A0" w:rsidRDefault="00B318A0" w:rsidP="00B318A0">
      <w:pPr>
        <w:rPr>
          <w:color w:val="000000" w:themeColor="text1"/>
          <w:sz w:val="24"/>
          <w:szCs w:val="24"/>
        </w:rPr>
      </w:pPr>
      <w:proofErr w:type="spellStart"/>
      <w:r w:rsidRPr="00B318A0">
        <w:rPr>
          <w:bCs/>
          <w:iCs/>
          <w:color w:val="000000" w:themeColor="text1"/>
          <w:sz w:val="28"/>
          <w:szCs w:val="24"/>
        </w:rPr>
        <w:t>Scope</w:t>
      </w:r>
      <w:proofErr w:type="spellEnd"/>
      <w:r w:rsidRPr="00B318A0">
        <w:rPr>
          <w:bCs/>
          <w:iCs/>
          <w:color w:val="000000" w:themeColor="text1"/>
          <w:sz w:val="28"/>
          <w:szCs w:val="24"/>
        </w:rPr>
        <w:t xml:space="preserve"> Global:</w:t>
      </w:r>
      <w:r w:rsidRPr="00B318A0">
        <w:rPr>
          <w:color w:val="000000" w:themeColor="text1"/>
          <w:sz w:val="28"/>
          <w:szCs w:val="24"/>
        </w:rPr>
        <w:t> </w:t>
      </w:r>
      <w:r w:rsidRPr="00B318A0">
        <w:rPr>
          <w:color w:val="000000" w:themeColor="text1"/>
          <w:sz w:val="24"/>
          <w:szCs w:val="24"/>
        </w:rPr>
        <w:t>variables que pueden ser accedidas y procesadas por cualquier función dentro del código.</w:t>
      </w:r>
    </w:p>
    <w:p w:rsidR="00B318A0" w:rsidRPr="00B318A0" w:rsidRDefault="00B318A0" w:rsidP="00B318A0">
      <w:pPr>
        <w:rPr>
          <w:color w:val="000000" w:themeColor="text1"/>
          <w:sz w:val="24"/>
          <w:szCs w:val="24"/>
        </w:rPr>
      </w:pPr>
      <w:r w:rsidRPr="00B318A0">
        <w:rPr>
          <w:i/>
          <w:iCs/>
          <w:color w:val="000000" w:themeColor="text1"/>
          <w:sz w:val="28"/>
          <w:szCs w:val="24"/>
        </w:rPr>
        <w:t>variables globales:</w:t>
      </w:r>
      <w:r w:rsidRPr="00B318A0">
        <w:rPr>
          <w:i/>
          <w:iCs/>
          <w:color w:val="000000" w:themeColor="text1"/>
          <w:sz w:val="24"/>
          <w:szCs w:val="24"/>
        </w:rPr>
        <w:t xml:space="preserve"> </w:t>
      </w:r>
      <w:r w:rsidRPr="00B318A0">
        <w:rPr>
          <w:color w:val="000000" w:themeColor="text1"/>
          <w:sz w:val="24"/>
          <w:szCs w:val="24"/>
        </w:rPr>
        <w:t xml:space="preserve">Pueden ser accedidas desde un </w:t>
      </w:r>
      <w:proofErr w:type="spellStart"/>
      <w:r w:rsidRPr="00B318A0">
        <w:rPr>
          <w:color w:val="000000" w:themeColor="text1"/>
          <w:sz w:val="24"/>
          <w:szCs w:val="24"/>
        </w:rPr>
        <w:t>scope</w:t>
      </w:r>
      <w:proofErr w:type="spellEnd"/>
      <w:r w:rsidRPr="00B318A0">
        <w:rPr>
          <w:color w:val="000000" w:themeColor="text1"/>
          <w:sz w:val="24"/>
          <w:szCs w:val="24"/>
        </w:rPr>
        <w:t xml:space="preserve"> local o global. las variables globales son definidas fuera de las funciones (</w:t>
      </w:r>
      <w:proofErr w:type="spellStart"/>
      <w:r w:rsidRPr="00B318A0">
        <w:rPr>
          <w:color w:val="000000" w:themeColor="text1"/>
          <w:sz w:val="24"/>
          <w:szCs w:val="24"/>
        </w:rPr>
        <w:t>Scope</w:t>
      </w:r>
      <w:proofErr w:type="spellEnd"/>
      <w:r w:rsidRPr="00B318A0">
        <w:rPr>
          <w:color w:val="000000" w:themeColor="text1"/>
          <w:sz w:val="24"/>
          <w:szCs w:val="24"/>
        </w:rPr>
        <w:t xml:space="preserve"> global).</w:t>
      </w:r>
    </w:p>
    <w:p w:rsidR="00D15F9A" w:rsidRDefault="00B318A0" w:rsidP="00C30522">
      <w:pPr>
        <w:rPr>
          <w:color w:val="000000" w:themeColor="text1"/>
          <w:sz w:val="32"/>
          <w:szCs w:val="24"/>
        </w:rPr>
      </w:pPr>
      <w:r>
        <w:rPr>
          <w:noProof/>
          <w:lang w:eastAsia="es-AR"/>
        </w:rPr>
        <w:drawing>
          <wp:inline distT="0" distB="0" distL="0" distR="0">
            <wp:extent cx="4497572" cy="3622186"/>
            <wp:effectExtent l="0" t="0" r="0" b="0"/>
            <wp:docPr id="18" name="Imagen 18" descr="3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Captur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25" cy="362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A0" w:rsidRDefault="00B318A0" w:rsidP="00C30522">
      <w:pPr>
        <w:rPr>
          <w:color w:val="000000" w:themeColor="text1"/>
          <w:sz w:val="24"/>
          <w:szCs w:val="24"/>
        </w:rPr>
      </w:pPr>
    </w:p>
    <w:p w:rsidR="00414F56" w:rsidRPr="002E56FC" w:rsidRDefault="00D15F9A" w:rsidP="00C30522">
      <w:pPr>
        <w:rPr>
          <w:color w:val="000000" w:themeColor="text1"/>
          <w:sz w:val="32"/>
          <w:szCs w:val="24"/>
        </w:rPr>
      </w:pPr>
      <w:r>
        <w:rPr>
          <w:color w:val="000000" w:themeColor="text1"/>
          <w:sz w:val="32"/>
          <w:szCs w:val="24"/>
        </w:rPr>
        <w:t>HOIST</w:t>
      </w:r>
      <w:r w:rsidR="00414F56" w:rsidRPr="002E56FC">
        <w:rPr>
          <w:color w:val="000000" w:themeColor="text1"/>
          <w:sz w:val="32"/>
          <w:szCs w:val="24"/>
        </w:rPr>
        <w:t>ING</w:t>
      </w:r>
    </w:p>
    <w:p w:rsidR="00C30522" w:rsidRPr="00B318A0" w:rsidRDefault="00C30522" w:rsidP="00C30522">
      <w:p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>El </w:t>
      </w:r>
      <w:proofErr w:type="spellStart"/>
      <w:r w:rsidRPr="00B318A0">
        <w:rPr>
          <w:b/>
          <w:bCs/>
          <w:color w:val="000000" w:themeColor="text1"/>
          <w:sz w:val="24"/>
          <w:szCs w:val="24"/>
        </w:rPr>
        <w:t>Hoisting</w:t>
      </w:r>
      <w:proofErr w:type="spellEnd"/>
      <w:r w:rsidRPr="00B318A0">
        <w:rPr>
          <w:color w:val="000000" w:themeColor="text1"/>
          <w:sz w:val="24"/>
          <w:szCs w:val="24"/>
        </w:rPr>
        <w:t> es un proceso del compilador de JavaScript, que consiste en que la </w:t>
      </w:r>
      <w:r w:rsidR="00D15F9A" w:rsidRPr="00B318A0">
        <w:rPr>
          <w:i/>
          <w:iCs/>
          <w:color w:val="000000" w:themeColor="text1"/>
          <w:sz w:val="24"/>
          <w:szCs w:val="24"/>
        </w:rPr>
        <w:t>declaración</w:t>
      </w:r>
      <w:r w:rsidRPr="00B318A0">
        <w:rPr>
          <w:i/>
          <w:iCs/>
          <w:color w:val="000000" w:themeColor="text1"/>
          <w:sz w:val="24"/>
          <w:szCs w:val="24"/>
        </w:rPr>
        <w:t xml:space="preserve"> de las variables</w:t>
      </w:r>
      <w:r w:rsidRPr="00B318A0">
        <w:rPr>
          <w:color w:val="000000" w:themeColor="text1"/>
          <w:sz w:val="24"/>
          <w:szCs w:val="24"/>
        </w:rPr>
        <w:t> y las </w:t>
      </w:r>
      <w:r w:rsidRPr="00B318A0">
        <w:rPr>
          <w:i/>
          <w:iCs/>
          <w:color w:val="000000" w:themeColor="text1"/>
          <w:sz w:val="24"/>
          <w:szCs w:val="24"/>
        </w:rPr>
        <w:t>funciones</w:t>
      </w:r>
      <w:r w:rsidRPr="00B318A0">
        <w:rPr>
          <w:color w:val="000000" w:themeColor="text1"/>
          <w:sz w:val="24"/>
          <w:szCs w:val="24"/>
        </w:rPr>
        <w:t xml:space="preserve"> son llevadas al inicio del </w:t>
      </w:r>
      <w:r w:rsidR="00D15F9A" w:rsidRPr="00B318A0">
        <w:rPr>
          <w:color w:val="000000" w:themeColor="text1"/>
          <w:sz w:val="24"/>
          <w:szCs w:val="24"/>
        </w:rPr>
        <w:t>código</w:t>
      </w:r>
      <w:r w:rsidRPr="00B318A0">
        <w:rPr>
          <w:color w:val="000000" w:themeColor="text1"/>
          <w:sz w:val="24"/>
          <w:szCs w:val="24"/>
        </w:rPr>
        <w:t xml:space="preserve">, sin importar su </w:t>
      </w:r>
      <w:r w:rsidR="00D15F9A" w:rsidRPr="00B318A0">
        <w:rPr>
          <w:color w:val="000000" w:themeColor="text1"/>
          <w:sz w:val="24"/>
          <w:szCs w:val="24"/>
        </w:rPr>
        <w:t>posición</w:t>
      </w:r>
      <w:r w:rsidRPr="00B318A0">
        <w:rPr>
          <w:color w:val="000000" w:themeColor="text1"/>
          <w:sz w:val="24"/>
          <w:szCs w:val="24"/>
        </w:rPr>
        <w:t xml:space="preserve">, para su procesamiento, sin embargo, la </w:t>
      </w:r>
      <w:r w:rsidR="00D15F9A" w:rsidRPr="00B318A0">
        <w:rPr>
          <w:color w:val="000000" w:themeColor="text1"/>
          <w:sz w:val="24"/>
          <w:szCs w:val="24"/>
        </w:rPr>
        <w:t>inicialización</w:t>
      </w:r>
      <w:r w:rsidRPr="00B318A0">
        <w:rPr>
          <w:color w:val="000000" w:themeColor="text1"/>
          <w:sz w:val="24"/>
          <w:szCs w:val="24"/>
        </w:rPr>
        <w:t xml:space="preserve"> de las variables no es llevada al inicio del </w:t>
      </w:r>
      <w:r w:rsidR="00D15F9A" w:rsidRPr="00B318A0">
        <w:rPr>
          <w:color w:val="000000" w:themeColor="text1"/>
          <w:sz w:val="24"/>
          <w:szCs w:val="24"/>
        </w:rPr>
        <w:t>código</w:t>
      </w:r>
      <w:r w:rsidRPr="00B318A0">
        <w:rPr>
          <w:color w:val="000000" w:themeColor="text1"/>
          <w:sz w:val="24"/>
          <w:szCs w:val="24"/>
        </w:rPr>
        <w:t xml:space="preserve"> para su </w:t>
      </w:r>
      <w:r w:rsidR="00D15F9A" w:rsidRPr="00B318A0">
        <w:rPr>
          <w:color w:val="000000" w:themeColor="text1"/>
          <w:sz w:val="24"/>
          <w:szCs w:val="24"/>
        </w:rPr>
        <w:t>compilación</w:t>
      </w:r>
      <w:r w:rsidRPr="00B318A0">
        <w:rPr>
          <w:color w:val="000000" w:themeColor="text1"/>
          <w:sz w:val="24"/>
          <w:szCs w:val="24"/>
        </w:rPr>
        <w:t xml:space="preserve">, sino solo su </w:t>
      </w:r>
      <w:r w:rsidR="00D15F9A" w:rsidRPr="00B318A0">
        <w:rPr>
          <w:color w:val="000000" w:themeColor="text1"/>
          <w:sz w:val="24"/>
          <w:szCs w:val="24"/>
        </w:rPr>
        <w:t>declaración</w:t>
      </w:r>
      <w:r w:rsidRPr="00B318A0">
        <w:rPr>
          <w:color w:val="000000" w:themeColor="text1"/>
          <w:sz w:val="24"/>
          <w:szCs w:val="24"/>
        </w:rPr>
        <w:t xml:space="preserve">, lo cual suele dar espacio a errores cuando se declara una variable sin inicializarla y se procesa en el </w:t>
      </w:r>
      <w:r w:rsidR="00D15F9A" w:rsidRPr="00B318A0">
        <w:rPr>
          <w:color w:val="000000" w:themeColor="text1"/>
          <w:sz w:val="24"/>
          <w:szCs w:val="24"/>
        </w:rPr>
        <w:t>código</w:t>
      </w:r>
      <w:r w:rsidRPr="00B318A0">
        <w:rPr>
          <w:color w:val="000000" w:themeColor="text1"/>
          <w:sz w:val="24"/>
          <w:szCs w:val="24"/>
        </w:rPr>
        <w:t xml:space="preserve"> antes de haber llegado a su </w:t>
      </w:r>
      <w:r w:rsidR="00D15F9A" w:rsidRPr="00B318A0">
        <w:rPr>
          <w:color w:val="000000" w:themeColor="text1"/>
          <w:sz w:val="24"/>
          <w:szCs w:val="24"/>
        </w:rPr>
        <w:t>inicialización</w:t>
      </w:r>
      <w:r w:rsidRPr="00B318A0">
        <w:rPr>
          <w:color w:val="000000" w:themeColor="text1"/>
          <w:sz w:val="24"/>
          <w:szCs w:val="24"/>
        </w:rPr>
        <w:t>, lo cual nos suele dar una variable con valor </w:t>
      </w:r>
      <w:proofErr w:type="spellStart"/>
      <w:r w:rsidRPr="00B318A0">
        <w:rPr>
          <w:b/>
          <w:bCs/>
          <w:i/>
          <w:iCs/>
          <w:color w:val="000000" w:themeColor="text1"/>
          <w:sz w:val="24"/>
          <w:szCs w:val="24"/>
        </w:rPr>
        <w:t>undefined</w:t>
      </w:r>
      <w:proofErr w:type="spellEnd"/>
      <w:r w:rsidRPr="00B318A0">
        <w:rPr>
          <w:color w:val="000000" w:themeColor="text1"/>
          <w:sz w:val="24"/>
          <w:szCs w:val="24"/>
        </w:rPr>
        <w:t xml:space="preserve">, ya que la variable sí fue almacenada en memoria, pero no se le </w:t>
      </w:r>
      <w:r w:rsidR="00D15F9A" w:rsidRPr="00B318A0">
        <w:rPr>
          <w:color w:val="000000" w:themeColor="text1"/>
          <w:sz w:val="24"/>
          <w:szCs w:val="24"/>
        </w:rPr>
        <w:t>asignó</w:t>
      </w:r>
      <w:r w:rsidRPr="00B318A0">
        <w:rPr>
          <w:color w:val="000000" w:themeColor="text1"/>
          <w:sz w:val="24"/>
          <w:szCs w:val="24"/>
        </w:rPr>
        <w:t xml:space="preserve"> un valor hasta </w:t>
      </w:r>
      <w:r w:rsidR="00D15F9A" w:rsidRPr="00B318A0">
        <w:rPr>
          <w:color w:val="000000" w:themeColor="text1"/>
          <w:sz w:val="24"/>
          <w:szCs w:val="24"/>
        </w:rPr>
        <w:t>después</w:t>
      </w:r>
      <w:r w:rsidRPr="00B318A0">
        <w:rPr>
          <w:color w:val="000000" w:themeColor="text1"/>
          <w:sz w:val="24"/>
          <w:szCs w:val="24"/>
        </w:rPr>
        <w:t xml:space="preserve"> de su ejecución.</w:t>
      </w:r>
    </w:p>
    <w:p w:rsidR="00C30522" w:rsidRPr="00B318A0" w:rsidRDefault="00C30522" w:rsidP="00C30522">
      <w:p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 xml:space="preserve">Debido a que como lo hemos dicho, la variable se </w:t>
      </w:r>
      <w:r w:rsidR="00D15F9A" w:rsidRPr="00B318A0">
        <w:rPr>
          <w:color w:val="000000" w:themeColor="text1"/>
          <w:sz w:val="24"/>
          <w:szCs w:val="24"/>
        </w:rPr>
        <w:t>tomó</w:t>
      </w:r>
      <w:r w:rsidRPr="00B318A0">
        <w:rPr>
          <w:color w:val="000000" w:themeColor="text1"/>
          <w:sz w:val="24"/>
          <w:szCs w:val="24"/>
        </w:rPr>
        <w:t xml:space="preserve"> en cuenta y se le asigno memoria, sin embargo, el compilador no la inicializo y se le dio el valor de </w:t>
      </w:r>
      <w:proofErr w:type="spellStart"/>
      <w:r w:rsidRPr="00B318A0">
        <w:rPr>
          <w:i/>
          <w:iCs/>
          <w:color w:val="000000" w:themeColor="text1"/>
          <w:sz w:val="24"/>
          <w:szCs w:val="24"/>
        </w:rPr>
        <w:t>undefined</w:t>
      </w:r>
      <w:proofErr w:type="spellEnd"/>
      <w:r w:rsidRPr="00B318A0">
        <w:rPr>
          <w:color w:val="000000" w:themeColor="text1"/>
          <w:sz w:val="24"/>
          <w:szCs w:val="24"/>
        </w:rPr>
        <w:t xml:space="preserve">, y </w:t>
      </w:r>
      <w:r w:rsidRPr="00B318A0">
        <w:rPr>
          <w:color w:val="000000" w:themeColor="text1"/>
          <w:sz w:val="24"/>
          <w:szCs w:val="24"/>
        </w:rPr>
        <w:lastRenderedPageBreak/>
        <w:t xml:space="preserve">con ese valor se </w:t>
      </w:r>
      <w:r w:rsidR="00D15F9A" w:rsidRPr="00B318A0">
        <w:rPr>
          <w:color w:val="000000" w:themeColor="text1"/>
          <w:sz w:val="24"/>
          <w:szCs w:val="24"/>
        </w:rPr>
        <w:t>ingresó</w:t>
      </w:r>
      <w:r w:rsidRPr="00B318A0">
        <w:rPr>
          <w:color w:val="000000" w:themeColor="text1"/>
          <w:sz w:val="24"/>
          <w:szCs w:val="24"/>
        </w:rPr>
        <w:t xml:space="preserve"> a la </w:t>
      </w:r>
      <w:r w:rsidR="00D15F9A" w:rsidRPr="00B318A0">
        <w:rPr>
          <w:color w:val="000000" w:themeColor="text1"/>
          <w:sz w:val="24"/>
          <w:szCs w:val="24"/>
        </w:rPr>
        <w:t>función</w:t>
      </w:r>
      <w:r w:rsidRPr="00B318A0">
        <w:rPr>
          <w:color w:val="000000" w:themeColor="text1"/>
          <w:sz w:val="24"/>
          <w:szCs w:val="24"/>
        </w:rPr>
        <w:t xml:space="preserve">, y ya </w:t>
      </w:r>
      <w:r w:rsidR="00D15F9A" w:rsidRPr="00B318A0">
        <w:rPr>
          <w:color w:val="000000" w:themeColor="text1"/>
          <w:sz w:val="24"/>
          <w:szCs w:val="24"/>
        </w:rPr>
        <w:t>después</w:t>
      </w:r>
      <w:r w:rsidRPr="00B318A0">
        <w:rPr>
          <w:color w:val="000000" w:themeColor="text1"/>
          <w:sz w:val="24"/>
          <w:szCs w:val="24"/>
        </w:rPr>
        <w:t xml:space="preserve"> de correr la </w:t>
      </w:r>
      <w:r w:rsidR="00D15F9A" w:rsidRPr="00B318A0">
        <w:rPr>
          <w:color w:val="000000" w:themeColor="text1"/>
          <w:sz w:val="24"/>
          <w:szCs w:val="24"/>
        </w:rPr>
        <w:t>función</w:t>
      </w:r>
      <w:r w:rsidRPr="00B318A0">
        <w:rPr>
          <w:color w:val="000000" w:themeColor="text1"/>
          <w:sz w:val="24"/>
          <w:szCs w:val="24"/>
        </w:rPr>
        <w:t xml:space="preserve"> se le </w:t>
      </w:r>
      <w:r w:rsidR="00D15F9A" w:rsidRPr="00B318A0">
        <w:rPr>
          <w:color w:val="000000" w:themeColor="text1"/>
          <w:sz w:val="24"/>
          <w:szCs w:val="24"/>
        </w:rPr>
        <w:t>asignó</w:t>
      </w:r>
      <w:r w:rsidRPr="00B318A0">
        <w:rPr>
          <w:color w:val="000000" w:themeColor="text1"/>
          <w:sz w:val="24"/>
          <w:szCs w:val="24"/>
        </w:rPr>
        <w:t xml:space="preserve"> el valor.</w:t>
      </w:r>
    </w:p>
    <w:p w:rsidR="00C30522" w:rsidRPr="00B318A0" w:rsidRDefault="00C30522" w:rsidP="00C30522">
      <w:p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 xml:space="preserve">Este </w:t>
      </w:r>
      <w:r w:rsidR="00D15F9A" w:rsidRPr="00B318A0">
        <w:rPr>
          <w:color w:val="000000" w:themeColor="text1"/>
          <w:sz w:val="24"/>
          <w:szCs w:val="24"/>
        </w:rPr>
        <w:t>comportamiento</w:t>
      </w:r>
      <w:r w:rsidRPr="00B318A0">
        <w:rPr>
          <w:color w:val="000000" w:themeColor="text1"/>
          <w:sz w:val="24"/>
          <w:szCs w:val="24"/>
        </w:rPr>
        <w:t xml:space="preserve"> se puede entender </w:t>
      </w:r>
      <w:r w:rsidR="00D15F9A" w:rsidRPr="00B318A0">
        <w:rPr>
          <w:color w:val="000000" w:themeColor="text1"/>
          <w:sz w:val="24"/>
          <w:szCs w:val="24"/>
        </w:rPr>
        <w:t>fácilmente</w:t>
      </w:r>
      <w:r w:rsidRPr="00B318A0">
        <w:rPr>
          <w:color w:val="000000" w:themeColor="text1"/>
          <w:sz w:val="24"/>
          <w:szCs w:val="24"/>
        </w:rPr>
        <w:t xml:space="preserve"> si se comprenden estos dos puntos esenciales:</w:t>
      </w:r>
    </w:p>
    <w:p w:rsidR="00C30522" w:rsidRPr="00B318A0" w:rsidRDefault="00C30522" w:rsidP="00C30522">
      <w:pPr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 xml:space="preserve">Las funciones siempre se mueven arriba del </w:t>
      </w:r>
      <w:proofErr w:type="spellStart"/>
      <w:r w:rsidRPr="00B318A0">
        <w:rPr>
          <w:color w:val="000000" w:themeColor="text1"/>
          <w:sz w:val="24"/>
          <w:szCs w:val="24"/>
        </w:rPr>
        <w:t>scope</w:t>
      </w:r>
      <w:proofErr w:type="spellEnd"/>
      <w:r w:rsidRPr="00B318A0">
        <w:rPr>
          <w:color w:val="000000" w:themeColor="text1"/>
          <w:sz w:val="24"/>
          <w:szCs w:val="24"/>
        </w:rPr>
        <w:t>. Por lo tanto, podemos elegir donde declararlas y usarlas.</w:t>
      </w:r>
    </w:p>
    <w:p w:rsidR="00C30522" w:rsidRPr="00B318A0" w:rsidRDefault="00B318A0" w:rsidP="00C30522">
      <w:pPr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>La declaración de las variables se mueve arriba</w:t>
      </w:r>
      <w:r w:rsidR="00C30522" w:rsidRPr="00B318A0">
        <w:rPr>
          <w:color w:val="000000" w:themeColor="text1"/>
          <w:sz w:val="24"/>
          <w:szCs w:val="24"/>
        </w:rPr>
        <w:t xml:space="preserve"> del </w:t>
      </w:r>
      <w:proofErr w:type="spellStart"/>
      <w:r w:rsidR="00C30522" w:rsidRPr="00B318A0">
        <w:rPr>
          <w:color w:val="000000" w:themeColor="text1"/>
          <w:sz w:val="24"/>
          <w:szCs w:val="24"/>
        </w:rPr>
        <w:t>scope</w:t>
      </w:r>
      <w:proofErr w:type="spellEnd"/>
      <w:r w:rsidR="00C30522" w:rsidRPr="00B318A0">
        <w:rPr>
          <w:color w:val="000000" w:themeColor="text1"/>
          <w:sz w:val="24"/>
          <w:szCs w:val="24"/>
        </w:rPr>
        <w:t>, pero no la asignación. Antes de usar una variable, habrá que crearla y asignarla.</w:t>
      </w:r>
    </w:p>
    <w:p w:rsidR="00C30522" w:rsidRPr="00B318A0" w:rsidRDefault="00C30522" w:rsidP="00C30522">
      <w:pPr>
        <w:rPr>
          <w:color w:val="000000" w:themeColor="text1"/>
          <w:sz w:val="24"/>
          <w:szCs w:val="24"/>
        </w:rPr>
      </w:pPr>
      <w:r w:rsidRPr="00B318A0">
        <w:rPr>
          <w:color w:val="000000" w:themeColor="text1"/>
          <w:sz w:val="24"/>
          <w:szCs w:val="24"/>
        </w:rPr>
        <w:t xml:space="preserve">En base al segundo punto, fue por eso que se </w:t>
      </w:r>
      <w:r w:rsidR="00D15F9A" w:rsidRPr="00B318A0">
        <w:rPr>
          <w:color w:val="000000" w:themeColor="text1"/>
          <w:sz w:val="24"/>
          <w:szCs w:val="24"/>
        </w:rPr>
        <w:t>cometió</w:t>
      </w:r>
      <w:r w:rsidRPr="00B318A0">
        <w:rPr>
          <w:color w:val="000000" w:themeColor="text1"/>
          <w:sz w:val="24"/>
          <w:szCs w:val="24"/>
        </w:rPr>
        <w:t xml:space="preserve"> el error de usar la variable antes de inicializarla, pues sin problema el compilador le asigna memoria, pero no el valor hasta </w:t>
      </w:r>
      <w:r w:rsidR="00D15F9A" w:rsidRPr="00B318A0">
        <w:rPr>
          <w:color w:val="000000" w:themeColor="text1"/>
          <w:sz w:val="24"/>
          <w:szCs w:val="24"/>
        </w:rPr>
        <w:t>después</w:t>
      </w:r>
      <w:r w:rsidRPr="00B318A0">
        <w:rPr>
          <w:color w:val="000000" w:themeColor="text1"/>
          <w:sz w:val="24"/>
          <w:szCs w:val="24"/>
        </w:rPr>
        <w:t>.</w:t>
      </w:r>
    </w:p>
    <w:p w:rsidR="00C30522" w:rsidRPr="00B318A0" w:rsidRDefault="00C30522" w:rsidP="00C30522">
      <w:pPr>
        <w:rPr>
          <w:color w:val="000000" w:themeColor="text1"/>
          <w:sz w:val="24"/>
        </w:rPr>
      </w:pPr>
      <w:r w:rsidRPr="00B318A0">
        <w:rPr>
          <w:b/>
          <w:bCs/>
          <w:i/>
          <w:iCs/>
          <w:color w:val="000000" w:themeColor="text1"/>
          <w:sz w:val="24"/>
        </w:rPr>
        <w:t>Es por eso que se tiene como buena práctica declarar e inicializar tanto variables como funciones al inicio de nuestro programa, sin importar donde sean utilizadas, pues de esta manera se evita usarlas antes de ser inicializadas.</w:t>
      </w:r>
    </w:p>
    <w:p w:rsidR="00C30522" w:rsidRPr="00B318A0" w:rsidRDefault="00C30522" w:rsidP="00C30522">
      <w:pPr>
        <w:rPr>
          <w:color w:val="000000" w:themeColor="text1"/>
          <w:sz w:val="24"/>
        </w:rPr>
      </w:pPr>
      <w:r w:rsidRPr="00B318A0">
        <w:rPr>
          <w:color w:val="000000" w:themeColor="text1"/>
          <w:sz w:val="24"/>
        </w:rPr>
        <w:t xml:space="preserve">Debemos saber que el </w:t>
      </w:r>
      <w:proofErr w:type="spellStart"/>
      <w:r w:rsidRPr="00B318A0">
        <w:rPr>
          <w:color w:val="000000" w:themeColor="text1"/>
          <w:sz w:val="24"/>
        </w:rPr>
        <w:t>hoisting</w:t>
      </w:r>
      <w:proofErr w:type="spellEnd"/>
      <w:r w:rsidRPr="00B318A0">
        <w:rPr>
          <w:color w:val="000000" w:themeColor="text1"/>
          <w:sz w:val="24"/>
        </w:rPr>
        <w:t xml:space="preserve"> solo sucede con las palabras claves </w:t>
      </w:r>
      <w:proofErr w:type="spellStart"/>
      <w:r w:rsidRPr="00B318A0">
        <w:rPr>
          <w:b/>
          <w:bCs/>
          <w:color w:val="000000" w:themeColor="text1"/>
          <w:sz w:val="24"/>
        </w:rPr>
        <w:t>var</w:t>
      </w:r>
      <w:proofErr w:type="spellEnd"/>
      <w:r w:rsidRPr="00B318A0">
        <w:rPr>
          <w:color w:val="000000" w:themeColor="text1"/>
          <w:sz w:val="24"/>
        </w:rPr>
        <w:t> y </w:t>
      </w:r>
      <w:proofErr w:type="spellStart"/>
      <w:r w:rsidRPr="00B318A0">
        <w:rPr>
          <w:b/>
          <w:bCs/>
          <w:color w:val="000000" w:themeColor="text1"/>
          <w:sz w:val="24"/>
        </w:rPr>
        <w:t>function</w:t>
      </w:r>
      <w:proofErr w:type="spellEnd"/>
      <w:r w:rsidRPr="00B318A0">
        <w:rPr>
          <w:color w:val="000000" w:themeColor="text1"/>
          <w:sz w:val="24"/>
        </w:rPr>
        <w:t xml:space="preserve">, por lo </w:t>
      </w:r>
      <w:r w:rsidR="00B318A0" w:rsidRPr="00B318A0">
        <w:rPr>
          <w:color w:val="000000" w:themeColor="text1"/>
          <w:sz w:val="24"/>
        </w:rPr>
        <w:t>tanto,</w:t>
      </w:r>
      <w:r w:rsidRPr="00B318A0">
        <w:rPr>
          <w:color w:val="000000" w:themeColor="text1"/>
          <w:sz w:val="24"/>
        </w:rPr>
        <w:t xml:space="preserve"> esto nos dice que solo se da en las versiones de </w:t>
      </w:r>
      <w:proofErr w:type="spellStart"/>
      <w:r w:rsidRPr="00B318A0">
        <w:rPr>
          <w:color w:val="000000" w:themeColor="text1"/>
          <w:sz w:val="24"/>
        </w:rPr>
        <w:t>ECMAScript</w:t>
      </w:r>
      <w:proofErr w:type="spellEnd"/>
      <w:r w:rsidRPr="00B318A0">
        <w:rPr>
          <w:color w:val="000000" w:themeColor="text1"/>
          <w:sz w:val="24"/>
        </w:rPr>
        <w:t xml:space="preserve"> 5 o Inferiores, ya que en la </w:t>
      </w:r>
      <w:r w:rsidR="00B318A0" w:rsidRPr="00B318A0">
        <w:rPr>
          <w:color w:val="000000" w:themeColor="text1"/>
          <w:sz w:val="24"/>
        </w:rPr>
        <w:t>versión</w:t>
      </w:r>
      <w:r w:rsidRPr="00B318A0">
        <w:rPr>
          <w:color w:val="000000" w:themeColor="text1"/>
          <w:sz w:val="24"/>
        </w:rPr>
        <w:t xml:space="preserve"> 6 y superiores se permite la </w:t>
      </w:r>
      <w:r w:rsidR="00B318A0" w:rsidRPr="00B318A0">
        <w:rPr>
          <w:color w:val="000000" w:themeColor="text1"/>
          <w:sz w:val="24"/>
        </w:rPr>
        <w:t>declaración</w:t>
      </w:r>
      <w:r w:rsidRPr="00B318A0">
        <w:rPr>
          <w:color w:val="000000" w:themeColor="text1"/>
          <w:sz w:val="24"/>
        </w:rPr>
        <w:t xml:space="preserve"> de variables con </w:t>
      </w:r>
      <w:proofErr w:type="spellStart"/>
      <w:r w:rsidRPr="00B318A0">
        <w:rPr>
          <w:b/>
          <w:bCs/>
          <w:color w:val="000000" w:themeColor="text1"/>
          <w:sz w:val="24"/>
        </w:rPr>
        <w:t>let</w:t>
      </w:r>
      <w:proofErr w:type="spellEnd"/>
      <w:r w:rsidRPr="00B318A0">
        <w:rPr>
          <w:color w:val="000000" w:themeColor="text1"/>
          <w:sz w:val="24"/>
        </w:rPr>
        <w:t> y </w:t>
      </w:r>
      <w:proofErr w:type="spellStart"/>
      <w:r w:rsidRPr="00B318A0">
        <w:rPr>
          <w:b/>
          <w:bCs/>
          <w:color w:val="000000" w:themeColor="text1"/>
          <w:sz w:val="24"/>
        </w:rPr>
        <w:t>const</w:t>
      </w:r>
      <w:proofErr w:type="spellEnd"/>
      <w:r w:rsidRPr="00B318A0">
        <w:rPr>
          <w:color w:val="000000" w:themeColor="text1"/>
          <w:sz w:val="24"/>
        </w:rPr>
        <w:t xml:space="preserve">, que son dos nuevas variables que no activan </w:t>
      </w:r>
      <w:proofErr w:type="spellStart"/>
      <w:r w:rsidRPr="00B318A0">
        <w:rPr>
          <w:color w:val="000000" w:themeColor="text1"/>
          <w:sz w:val="24"/>
        </w:rPr>
        <w:t>hoisting</w:t>
      </w:r>
      <w:proofErr w:type="spellEnd"/>
      <w:r w:rsidRPr="00B318A0">
        <w:rPr>
          <w:color w:val="000000" w:themeColor="text1"/>
          <w:sz w:val="24"/>
        </w:rPr>
        <w:t>.</w:t>
      </w:r>
    </w:p>
    <w:p w:rsidR="00C30522" w:rsidRDefault="00C30522" w:rsidP="00C30522">
      <w:pPr>
        <w:rPr>
          <w:color w:val="000000" w:themeColor="text1"/>
          <w:sz w:val="28"/>
        </w:rPr>
      </w:pPr>
    </w:p>
    <w:p w:rsidR="00C30522" w:rsidRPr="00C30522" w:rsidRDefault="00C30522" w:rsidP="00C30522">
      <w:pPr>
        <w:rPr>
          <w:color w:val="000000" w:themeColor="text1"/>
          <w:sz w:val="28"/>
        </w:rPr>
      </w:pPr>
      <w:r>
        <w:rPr>
          <w:noProof/>
          <w:lang w:eastAsia="es-AR"/>
        </w:rPr>
        <w:drawing>
          <wp:inline distT="0" distB="0" distL="0" distR="0" wp14:anchorId="2A8EFD6A" wp14:editId="7B73CD33">
            <wp:extent cx="3933795" cy="3933795"/>
            <wp:effectExtent l="0" t="0" r="0" b="0"/>
            <wp:docPr id="4" name="Imagen 4" descr="Hoi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is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825" cy="39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33" w:rsidRDefault="00955733" w:rsidP="003A5942">
      <w:pPr>
        <w:rPr>
          <w:color w:val="000000" w:themeColor="text1"/>
          <w:sz w:val="28"/>
        </w:rPr>
      </w:pPr>
      <w:r>
        <w:rPr>
          <w:color w:val="000000" w:themeColor="text1"/>
          <w:sz w:val="28"/>
        </w:rPr>
        <w:lastRenderedPageBreak/>
        <w:t>COERCION</w:t>
      </w:r>
    </w:p>
    <w:p w:rsidR="00D7456F" w:rsidRPr="002E56FC" w:rsidRDefault="00955733" w:rsidP="003A5942">
      <w:pPr>
        <w:rPr>
          <w:color w:val="000000" w:themeColor="text1"/>
          <w:sz w:val="24"/>
        </w:rPr>
      </w:pPr>
      <w:r w:rsidRPr="002E56FC">
        <w:rPr>
          <w:color w:val="000000" w:themeColor="text1"/>
          <w:sz w:val="24"/>
        </w:rPr>
        <w:t>Coerción es la forma en la que podemos cambiar un tipo de valor a otro, existen dos tipos de coerción:</w:t>
      </w:r>
      <w:r w:rsidRPr="002E56FC">
        <w:rPr>
          <w:color w:val="000000" w:themeColor="text1"/>
          <w:sz w:val="24"/>
        </w:rPr>
        <w:br/>
      </w:r>
      <w:r w:rsidRPr="002E56FC">
        <w:rPr>
          <w:color w:val="000000" w:themeColor="text1"/>
          <w:sz w:val="24"/>
          <w:u w:val="single"/>
        </w:rPr>
        <w:t>Coerción implícita</w:t>
      </w:r>
      <w:r w:rsidRPr="002E56FC">
        <w:rPr>
          <w:color w:val="000000" w:themeColor="text1"/>
          <w:sz w:val="24"/>
        </w:rPr>
        <w:t xml:space="preserve"> = es cuando el lenguaje nos ayuda a cambiar el tipo de valor.</w:t>
      </w:r>
      <w:r w:rsidRPr="002E56FC">
        <w:rPr>
          <w:color w:val="000000" w:themeColor="text1"/>
          <w:sz w:val="24"/>
        </w:rPr>
        <w:br/>
      </w:r>
      <w:r w:rsidRPr="002E56FC">
        <w:rPr>
          <w:color w:val="000000" w:themeColor="text1"/>
          <w:sz w:val="24"/>
          <w:u w:val="single"/>
        </w:rPr>
        <w:t>Coerción explicita</w:t>
      </w:r>
      <w:r w:rsidRPr="002E56FC">
        <w:rPr>
          <w:color w:val="000000" w:themeColor="text1"/>
          <w:sz w:val="24"/>
        </w:rPr>
        <w:t xml:space="preserve"> = es cuando obligamos a que cambie el tipo de valor.</w:t>
      </w:r>
    </w:p>
    <w:p w:rsidR="00C62254" w:rsidRPr="00C62254" w:rsidRDefault="00C62254" w:rsidP="003A5942">
      <w:pPr>
        <w:rPr>
          <w:color w:val="000000" w:themeColor="text1"/>
          <w:sz w:val="32"/>
        </w:rPr>
      </w:pPr>
    </w:p>
    <w:p w:rsidR="00C62254" w:rsidRPr="00C62254" w:rsidRDefault="00C62254" w:rsidP="003A5942">
      <w:pPr>
        <w:rPr>
          <w:rFonts w:cstheme="minorHAnsi"/>
          <w:color w:val="000000" w:themeColor="text1"/>
          <w:sz w:val="32"/>
        </w:rPr>
      </w:pPr>
      <w:r w:rsidRPr="00C62254">
        <w:rPr>
          <w:rFonts w:cstheme="minorHAnsi"/>
          <w:color w:val="000000" w:themeColor="text1"/>
          <w:sz w:val="32"/>
        </w:rPr>
        <w:t>Boléanos (TRUST &amp; FALSE)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szCs w:val="24"/>
          <w:lang w:eastAsia="es-AR"/>
        </w:rPr>
      </w:pPr>
      <w:r w:rsidRPr="00A1589E">
        <w:rPr>
          <w:rStyle w:val="Textoennegrita"/>
          <w:rFonts w:eastAsia="Times New Roman" w:cstheme="minorHAnsi"/>
          <w:b w:val="0"/>
          <w:sz w:val="28"/>
          <w:szCs w:val="24"/>
          <w:lang w:eastAsia="es-AR"/>
        </w:rPr>
        <w:t>¿Qué tipo de valor es verdadero y faso?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Que tipos por default son verdaderos y falsos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La siguiente lista daremos ejemplos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usamos la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funcion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de JS que es </w:t>
      </w: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) dentro del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pàrentesis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ponemos el valor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) —&gt; sin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ningun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valor es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0) —&gt;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null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) —&gt;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) —&gt; false //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es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Not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and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Number</w:t>
      </w:r>
      <w:proofErr w:type="spellEnd"/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Undefined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) —&gt;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(false) —&gt;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“") —&gt; false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1) —&gt; true //cualquier </w:t>
      </w:r>
      <w:r w:rsidR="002E56FC"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número</w:t>
      </w:r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que no sea igual a cero es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(“a") —&gt;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“ ") —&gt; true // siendo un espacio el valor es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[]) —&gt; true // un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array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nos da un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{}) —&gt; true // un objeto nos da el valor de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spellStart"/>
      <w:proofErr w:type="gram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function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</w:t>
      </w:r>
      <w:proofErr w:type="gram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) {}) —&gt; true //una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funcion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</w:t>
      </w: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tambien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 xml:space="preserve"> es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A1589E" w:rsidRPr="00A1589E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proofErr w:type="spellStart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Boolean</w:t>
      </w:r>
      <w:proofErr w:type="spellEnd"/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(true) —&gt; true</w:t>
      </w:r>
      <w:r w:rsidR="002E56FC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.</w:t>
      </w:r>
    </w:p>
    <w:p w:rsidR="00C62254" w:rsidRDefault="00C62254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  <w:r w:rsidRPr="00A1589E"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  <w:t>Todo esto lo vamos a ocupar en condiciones esto valida si es verdadero o falso para ejecutar cierta acción.</w:t>
      </w:r>
    </w:p>
    <w:p w:rsidR="00507A9A" w:rsidRPr="00A1589E" w:rsidRDefault="00507A9A" w:rsidP="00C62254">
      <w:pPr>
        <w:rPr>
          <w:rStyle w:val="Textoennegrita"/>
          <w:rFonts w:eastAsia="Times New Roman" w:cstheme="minorHAnsi"/>
          <w:b w:val="0"/>
          <w:color w:val="0D0D0D" w:themeColor="text1" w:themeTint="F2"/>
          <w:sz w:val="24"/>
          <w:szCs w:val="24"/>
          <w:lang w:eastAsia="es-AR"/>
        </w:rPr>
      </w:pPr>
    </w:p>
    <w:p w:rsidR="00A1589E" w:rsidRPr="00DB0DBC" w:rsidRDefault="00A1589E" w:rsidP="00C62254">
      <w:pPr>
        <w:rPr>
          <w:rFonts w:ascii="Arial" w:eastAsia="Times New Roman" w:hAnsi="Arial" w:cs="Arial"/>
          <w:bCs/>
          <w:color w:val="000000" w:themeColor="text1"/>
          <w:kern w:val="36"/>
          <w:sz w:val="28"/>
          <w:szCs w:val="28"/>
          <w:lang w:eastAsia="es-AR"/>
        </w:rPr>
      </w:pPr>
      <w:r w:rsidRPr="00A1589E">
        <w:rPr>
          <w:rFonts w:ascii="Arial" w:eastAsia="Times New Roman" w:hAnsi="Arial" w:cs="Arial"/>
          <w:bCs/>
          <w:color w:val="000000" w:themeColor="text1"/>
          <w:kern w:val="36"/>
          <w:sz w:val="28"/>
          <w:szCs w:val="28"/>
          <w:lang w:eastAsia="es-AR"/>
        </w:rPr>
        <w:lastRenderedPageBreak/>
        <w:t>Operad</w:t>
      </w:r>
      <w:r>
        <w:rPr>
          <w:rFonts w:ascii="Arial" w:eastAsia="Times New Roman" w:hAnsi="Arial" w:cs="Arial"/>
          <w:bCs/>
          <w:color w:val="000000" w:themeColor="text1"/>
          <w:kern w:val="36"/>
          <w:sz w:val="28"/>
          <w:szCs w:val="28"/>
          <w:lang w:eastAsia="es-AR"/>
        </w:rPr>
        <w:t xml:space="preserve">ores: Asignación, Comparación, </w:t>
      </w:r>
      <w:r w:rsidRPr="00A1589E">
        <w:rPr>
          <w:rFonts w:ascii="Arial" w:eastAsia="Times New Roman" w:hAnsi="Arial" w:cs="Arial"/>
          <w:bCs/>
          <w:color w:val="000000" w:themeColor="text1"/>
          <w:kern w:val="36"/>
          <w:sz w:val="28"/>
          <w:szCs w:val="28"/>
          <w:lang w:eastAsia="es-AR"/>
        </w:rPr>
        <w:t>Aritméticos</w:t>
      </w:r>
      <w:r>
        <w:rPr>
          <w:rFonts w:ascii="Arial" w:eastAsia="Times New Roman" w:hAnsi="Arial" w:cs="Arial"/>
          <w:bCs/>
          <w:color w:val="000000" w:themeColor="text1"/>
          <w:kern w:val="36"/>
          <w:sz w:val="28"/>
          <w:szCs w:val="28"/>
          <w:lang w:eastAsia="es-AR"/>
        </w:rPr>
        <w:t xml:space="preserve"> y Lógicos.</w:t>
      </w:r>
    </w:p>
    <w:p w:rsidR="00DB0DBC" w:rsidRDefault="00DB0DBC" w:rsidP="00C62254">
      <w:pPr>
        <w:rPr>
          <w:rFonts w:cstheme="minorHAnsi"/>
          <w:color w:val="000000" w:themeColor="text1"/>
          <w:sz w:val="28"/>
          <w:szCs w:val="28"/>
        </w:rPr>
      </w:pPr>
      <w:r w:rsidRPr="00DB0DBC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E5E3295" wp14:editId="3EC75353">
            <wp:extent cx="5486400" cy="4484983"/>
            <wp:effectExtent l="0" t="0" r="0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16" cy="44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75" w:rsidRDefault="00507A9A" w:rsidP="00C6225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CONDICIONALES (</w:t>
      </w:r>
      <w:r w:rsidR="00C67D75">
        <w:rPr>
          <w:rFonts w:cstheme="minorHAnsi"/>
          <w:color w:val="000000" w:themeColor="text1"/>
          <w:sz w:val="28"/>
          <w:szCs w:val="28"/>
        </w:rPr>
        <w:t>IF</w:t>
      </w:r>
      <w:r>
        <w:rPr>
          <w:rFonts w:cstheme="minorHAnsi"/>
          <w:color w:val="000000" w:themeColor="text1"/>
          <w:sz w:val="28"/>
          <w:szCs w:val="28"/>
        </w:rPr>
        <w:t>, ELSE, ELSE IF)</w:t>
      </w:r>
    </w:p>
    <w:p w:rsidR="00A574FC" w:rsidRDefault="00A574FC" w:rsidP="00C62254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>
            <wp:extent cx="6373531" cy="3561907"/>
            <wp:effectExtent l="0" t="0" r="8255" b="635"/>
            <wp:docPr id="20" name="Imagen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565" cy="357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75" w:rsidRDefault="00C67D75" w:rsidP="00C62254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SWITCH</w:t>
      </w:r>
    </w:p>
    <w:p w:rsidR="000C3306" w:rsidRDefault="00A574FC" w:rsidP="00C62254">
      <w:pPr>
        <w:rPr>
          <w:rFonts w:cstheme="minorHAnsi"/>
          <w:color w:val="000000" w:themeColor="text1"/>
          <w:sz w:val="28"/>
          <w:szCs w:val="28"/>
        </w:rPr>
      </w:pPr>
      <w:r>
        <w:rPr>
          <w:noProof/>
          <w:lang w:eastAsia="es-AR"/>
        </w:rPr>
        <w:drawing>
          <wp:inline distT="0" distB="0" distL="0" distR="0">
            <wp:extent cx="6315739" cy="2972463"/>
            <wp:effectExtent l="0" t="0" r="8890" b="0"/>
            <wp:docPr id="21" name="Imagen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29" cy="29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306" w:rsidRPr="003D7A23" w:rsidRDefault="000C3306" w:rsidP="000C3306">
      <w:pPr>
        <w:rPr>
          <w:rFonts w:cstheme="minorHAnsi"/>
          <w:color w:val="000000" w:themeColor="text1"/>
          <w:sz w:val="32"/>
          <w:szCs w:val="28"/>
        </w:rPr>
      </w:pPr>
      <w:r w:rsidRPr="003D7A23">
        <w:rPr>
          <w:rFonts w:cstheme="minorHAnsi"/>
          <w:color w:val="000000" w:themeColor="text1"/>
          <w:sz w:val="32"/>
          <w:szCs w:val="28"/>
        </w:rPr>
        <w:t>ARRAYS</w:t>
      </w:r>
    </w:p>
    <w:p w:rsidR="000C3306" w:rsidRDefault="000C3306" w:rsidP="000C3306">
      <w:pPr>
        <w:rPr>
          <w:rFonts w:cstheme="minorHAnsi"/>
          <w:color w:val="000000" w:themeColor="text1"/>
          <w:sz w:val="24"/>
          <w:szCs w:val="28"/>
        </w:rPr>
      </w:pPr>
      <w:r w:rsidRPr="00C67D75">
        <w:rPr>
          <w:rFonts w:cstheme="minorHAnsi"/>
          <w:color w:val="000000" w:themeColor="text1"/>
          <w:sz w:val="24"/>
          <w:szCs w:val="28"/>
        </w:rPr>
        <w:t>Un </w:t>
      </w:r>
      <w:proofErr w:type="spellStart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Array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> es un tipo de estructura de datos, objeto. Puede guardar datos distintos dentro, guarda los datos en forma de lista.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bCs/>
          <w:color w:val="000000" w:themeColor="text1"/>
          <w:sz w:val="24"/>
          <w:szCs w:val="28"/>
        </w:rPr>
        <w:t>.</w:t>
      </w:r>
      <w:proofErr w:type="spellStart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lenght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 xml:space="preserve"> devuelve la longitud del </w:t>
      </w:r>
      <w:proofErr w:type="spellStart"/>
      <w:r w:rsidRPr="00C67D75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>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bCs/>
          <w:color w:val="000000" w:themeColor="text1"/>
          <w:sz w:val="24"/>
          <w:szCs w:val="28"/>
        </w:rPr>
        <w:t>.</w:t>
      </w:r>
      <w:proofErr w:type="spellStart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push</w:t>
      </w:r>
      <w:proofErr w:type="spellEnd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()</w:t>
      </w:r>
      <w:r w:rsidRPr="00C67D75">
        <w:rPr>
          <w:rFonts w:cstheme="minorHAnsi"/>
          <w:color w:val="000000" w:themeColor="text1"/>
          <w:sz w:val="24"/>
          <w:szCs w:val="28"/>
        </w:rPr>
        <w:t xml:space="preserve"> agrega elementos al final de </w:t>
      </w:r>
      <w:proofErr w:type="spellStart"/>
      <w:r w:rsidRPr="00C67D75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>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bCs/>
          <w:color w:val="000000" w:themeColor="text1"/>
          <w:sz w:val="24"/>
          <w:szCs w:val="28"/>
        </w:rPr>
        <w:t xml:space="preserve">.pop() </w:t>
      </w:r>
      <w:r w:rsidRPr="00C67D75">
        <w:rPr>
          <w:rFonts w:cstheme="minorHAnsi"/>
          <w:bCs/>
          <w:color w:val="000000" w:themeColor="text1"/>
          <w:sz w:val="24"/>
          <w:szCs w:val="28"/>
        </w:rPr>
        <w:t>elimina el último elemento del</w:t>
      </w:r>
      <w:r>
        <w:rPr>
          <w:rFonts w:cstheme="minorHAnsi"/>
          <w:bCs/>
          <w:color w:val="000000" w:themeColor="text1"/>
          <w:sz w:val="24"/>
          <w:szCs w:val="28"/>
        </w:rPr>
        <w:t xml:space="preserve"> </w:t>
      </w:r>
      <w:proofErr w:type="spellStart"/>
      <w:r>
        <w:rPr>
          <w:rFonts w:cstheme="minorHAnsi"/>
          <w:bCs/>
          <w:color w:val="000000" w:themeColor="text1"/>
          <w:sz w:val="24"/>
          <w:szCs w:val="28"/>
        </w:rPr>
        <w:t>array</w:t>
      </w:r>
      <w:proofErr w:type="spellEnd"/>
      <w:r>
        <w:rPr>
          <w:rFonts w:cstheme="minorHAnsi"/>
          <w:bCs/>
          <w:color w:val="000000" w:themeColor="text1"/>
          <w:sz w:val="24"/>
          <w:szCs w:val="28"/>
        </w:rPr>
        <w:t xml:space="preserve"> no es necesario pasarle</w:t>
      </w:r>
      <w:r w:rsidRPr="00C67D75">
        <w:rPr>
          <w:rFonts w:cstheme="minorHAnsi"/>
          <w:bCs/>
          <w:color w:val="000000" w:themeColor="text1"/>
          <w:sz w:val="24"/>
          <w:szCs w:val="28"/>
        </w:rPr>
        <w:t xml:space="preserve"> un </w:t>
      </w:r>
      <w:r>
        <w:rPr>
          <w:rFonts w:cstheme="minorHAnsi"/>
          <w:bCs/>
          <w:color w:val="000000" w:themeColor="text1"/>
          <w:sz w:val="24"/>
          <w:szCs w:val="28"/>
        </w:rPr>
        <w:t>parámetro</w:t>
      </w:r>
      <w:r>
        <w:rPr>
          <w:rFonts w:cstheme="minorHAnsi"/>
          <w:color w:val="000000" w:themeColor="text1"/>
          <w:sz w:val="24"/>
          <w:szCs w:val="28"/>
        </w:rPr>
        <w:t>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bCs/>
          <w:color w:val="000000" w:themeColor="text1"/>
          <w:sz w:val="24"/>
          <w:szCs w:val="28"/>
        </w:rPr>
        <w:t>.</w:t>
      </w:r>
      <w:proofErr w:type="spellStart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unshift</w:t>
      </w:r>
      <w:proofErr w:type="spellEnd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()</w:t>
      </w:r>
      <w:r w:rsidRPr="00C67D75">
        <w:rPr>
          <w:rFonts w:cstheme="minorHAnsi"/>
          <w:color w:val="000000" w:themeColor="text1"/>
          <w:sz w:val="24"/>
          <w:szCs w:val="28"/>
        </w:rPr>
        <w:t xml:space="preserve"> agrega un elemento al </w:t>
      </w:r>
      <w:proofErr w:type="spellStart"/>
      <w:r w:rsidRPr="00C67D75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>, pero lo agrega en primer lugar.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bCs/>
          <w:color w:val="000000" w:themeColor="text1"/>
          <w:sz w:val="24"/>
          <w:szCs w:val="28"/>
        </w:rPr>
        <w:t>.</w:t>
      </w:r>
      <w:proofErr w:type="spellStart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shift</w:t>
      </w:r>
      <w:proofErr w:type="spellEnd"/>
      <w:r w:rsidRPr="00C67D75">
        <w:rPr>
          <w:rFonts w:cstheme="minorHAnsi"/>
          <w:b/>
          <w:bCs/>
          <w:color w:val="000000" w:themeColor="text1"/>
          <w:sz w:val="24"/>
          <w:szCs w:val="28"/>
        </w:rPr>
        <w:t>()</w:t>
      </w:r>
      <w:r w:rsidRPr="00C67D75">
        <w:rPr>
          <w:rFonts w:cstheme="minorHAnsi"/>
          <w:bCs/>
          <w:color w:val="000000" w:themeColor="text1"/>
          <w:sz w:val="24"/>
          <w:szCs w:val="28"/>
        </w:rPr>
        <w:t xml:space="preserve"> elimina el pr</w:t>
      </w:r>
      <w:r>
        <w:rPr>
          <w:rFonts w:cstheme="minorHAnsi"/>
          <w:bCs/>
          <w:color w:val="000000" w:themeColor="text1"/>
          <w:sz w:val="24"/>
          <w:szCs w:val="28"/>
        </w:rPr>
        <w:t>imero , no es necesario pasarle</w:t>
      </w:r>
      <w:r w:rsidRPr="00C67D75">
        <w:rPr>
          <w:rFonts w:cstheme="minorHAnsi"/>
          <w:bCs/>
          <w:color w:val="000000" w:themeColor="text1"/>
          <w:sz w:val="24"/>
          <w:szCs w:val="28"/>
        </w:rPr>
        <w:t xml:space="preserve"> un </w:t>
      </w:r>
      <w:r>
        <w:rPr>
          <w:rFonts w:cstheme="minorHAnsi"/>
          <w:bCs/>
          <w:color w:val="000000" w:themeColor="text1"/>
          <w:sz w:val="24"/>
          <w:szCs w:val="28"/>
        </w:rPr>
        <w:t>parámetro</w:t>
      </w:r>
      <w:r>
        <w:rPr>
          <w:rFonts w:cstheme="minorHAnsi"/>
          <w:color w:val="000000" w:themeColor="text1"/>
          <w:sz w:val="24"/>
          <w:szCs w:val="28"/>
        </w:rPr>
        <w:t>.</w:t>
      </w:r>
      <w:r w:rsidRPr="00C67D75">
        <w:rPr>
          <w:rFonts w:cstheme="minorHAnsi"/>
          <w:color w:val="000000" w:themeColor="text1"/>
          <w:sz w:val="24"/>
          <w:szCs w:val="28"/>
        </w:rPr>
        <w:br/>
      </w:r>
      <w:r w:rsidRPr="00C67D75">
        <w:rPr>
          <w:rFonts w:cstheme="minorHAnsi"/>
          <w:b/>
          <w:color w:val="000000" w:themeColor="text1"/>
          <w:sz w:val="24"/>
          <w:szCs w:val="28"/>
        </w:rPr>
        <w:t>.</w:t>
      </w:r>
      <w:proofErr w:type="spellStart"/>
      <w:r w:rsidRPr="00C67D75">
        <w:rPr>
          <w:rFonts w:cstheme="minorHAnsi"/>
          <w:b/>
          <w:color w:val="000000" w:themeColor="text1"/>
          <w:sz w:val="24"/>
          <w:szCs w:val="28"/>
        </w:rPr>
        <w:t>indexOf</w:t>
      </w:r>
      <w:proofErr w:type="spellEnd"/>
      <w:r>
        <w:rPr>
          <w:rFonts w:cstheme="minorHAnsi"/>
          <w:color w:val="000000" w:themeColor="text1"/>
          <w:sz w:val="24"/>
          <w:szCs w:val="28"/>
        </w:rPr>
        <w:t xml:space="preserve"> </w:t>
      </w:r>
      <w:r w:rsidRPr="00C67D75">
        <w:rPr>
          <w:rFonts w:cstheme="minorHAnsi"/>
          <w:color w:val="000000" w:themeColor="text1"/>
          <w:sz w:val="24"/>
          <w:szCs w:val="28"/>
        </w:rPr>
        <w:t xml:space="preserve"> devuelve la posición de un elemento del </w:t>
      </w:r>
      <w:proofErr w:type="spellStart"/>
      <w:r w:rsidRPr="00C67D75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>.</w:t>
      </w:r>
    </w:p>
    <w:p w:rsidR="000C3306" w:rsidRDefault="000C3306" w:rsidP="000C3306">
      <w:pPr>
        <w:rPr>
          <w:rFonts w:cstheme="minorHAnsi"/>
          <w:color w:val="000000" w:themeColor="text1"/>
          <w:sz w:val="24"/>
          <w:szCs w:val="28"/>
        </w:rPr>
      </w:pPr>
    </w:p>
    <w:p w:rsidR="000C3306" w:rsidRDefault="000C3306" w:rsidP="000C3306">
      <w:pPr>
        <w:rPr>
          <w:rFonts w:cstheme="minorHAnsi"/>
          <w:color w:val="000000" w:themeColor="text1"/>
          <w:sz w:val="24"/>
          <w:szCs w:val="28"/>
        </w:rPr>
      </w:pPr>
      <w:r w:rsidRPr="00C67D75">
        <w:rPr>
          <w:rFonts w:cstheme="minorHAnsi"/>
          <w:color w:val="000000" w:themeColor="text1"/>
          <w:sz w:val="24"/>
          <w:szCs w:val="28"/>
        </w:rPr>
        <w:t xml:space="preserve">para el caso de </w:t>
      </w:r>
      <w:proofErr w:type="spellStart"/>
      <w:r w:rsidRPr="00C67D75">
        <w:rPr>
          <w:rFonts w:cstheme="minorHAnsi"/>
          <w:color w:val="000000" w:themeColor="text1"/>
          <w:sz w:val="24"/>
          <w:szCs w:val="28"/>
        </w:rPr>
        <w:t>arrays</w:t>
      </w:r>
      <w:proofErr w:type="spellEnd"/>
      <w:r w:rsidRPr="00C67D75">
        <w:rPr>
          <w:rFonts w:cstheme="minorHAnsi"/>
          <w:color w:val="000000" w:themeColor="text1"/>
          <w:sz w:val="24"/>
          <w:szCs w:val="28"/>
        </w:rPr>
        <w:t xml:space="preserve"> y objetos, un </w:t>
      </w:r>
      <w:proofErr w:type="spellStart"/>
      <w:proofErr w:type="gramStart"/>
      <w:r w:rsidRPr="00C67D75">
        <w:rPr>
          <w:rFonts w:cstheme="minorHAnsi"/>
          <w:color w:val="000000" w:themeColor="text1"/>
          <w:sz w:val="32"/>
          <w:szCs w:val="28"/>
        </w:rPr>
        <w:t>console.table</w:t>
      </w:r>
      <w:proofErr w:type="spellEnd"/>
      <w:proofErr w:type="gramEnd"/>
      <w:r w:rsidRPr="00C67D75">
        <w:rPr>
          <w:rFonts w:cstheme="minorHAnsi"/>
          <w:color w:val="000000" w:themeColor="text1"/>
          <w:sz w:val="32"/>
          <w:szCs w:val="28"/>
        </w:rPr>
        <w:t xml:space="preserve">() </w:t>
      </w:r>
      <w:r w:rsidRPr="00C67D75">
        <w:rPr>
          <w:rFonts w:cstheme="minorHAnsi"/>
          <w:color w:val="000000" w:themeColor="text1"/>
          <w:sz w:val="24"/>
          <w:szCs w:val="28"/>
        </w:rPr>
        <w:t>luce mejor que un clásico console.log()</w:t>
      </w:r>
    </w:p>
    <w:p w:rsidR="00A574FC" w:rsidRDefault="00A574FC" w:rsidP="000C3306">
      <w:pPr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w:drawing>
          <wp:inline distT="0" distB="0" distL="0" distR="0" wp14:anchorId="7BDEE044" wp14:editId="304E8511">
            <wp:extent cx="5400040" cy="1174115"/>
            <wp:effectExtent l="0" t="0" r="0" b="6985"/>
            <wp:docPr id="7" name="Imagen 7" descr="Captura de Pantalla 2020-04-14 a la(s) 2.33.06 p. 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2020-04-14 a la(s) 2.33.06 p. 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4FC" w:rsidRDefault="00A574FC" w:rsidP="000C3306">
      <w:pPr>
        <w:rPr>
          <w:rFonts w:cstheme="minorHAnsi"/>
          <w:color w:val="000000" w:themeColor="text1"/>
          <w:sz w:val="24"/>
          <w:szCs w:val="28"/>
        </w:rPr>
      </w:pPr>
      <w:r>
        <w:rPr>
          <w:rFonts w:cstheme="minorHAnsi"/>
          <w:color w:val="000000" w:themeColor="text1"/>
          <w:sz w:val="24"/>
          <w:szCs w:val="28"/>
        </w:rPr>
        <w:t>MAS EJEMPLOS:</w:t>
      </w:r>
    </w:p>
    <w:p w:rsidR="00A574FC" w:rsidRDefault="00A574FC" w:rsidP="00A574FC">
      <w:pPr>
        <w:rPr>
          <w:rFonts w:cstheme="minorHAnsi"/>
          <w:color w:val="000000" w:themeColor="text1"/>
          <w:sz w:val="24"/>
          <w:szCs w:val="28"/>
        </w:rPr>
      </w:pPr>
      <w:hyperlink r:id="rId16" w:history="1">
        <w:r w:rsidRPr="00341626">
          <w:rPr>
            <w:rStyle w:val="Hipervnculo"/>
            <w:rFonts w:cstheme="minorHAnsi"/>
            <w:sz w:val="24"/>
            <w:szCs w:val="28"/>
          </w:rPr>
          <w:t>https://dev.to/leirasanchez/like-console-log-but-better-nhm?utm_source=Newsletter+Subscribers&amp;utm_campaign=1f3aa837d6-EMAIL_CAMPAIGN_2020_03_02_05_11&amp;utm_medium=email&amp;utm_term=0_d8f11d5d1e-1f3aa837d6-155532545</w:t>
        </w:r>
      </w:hyperlink>
    </w:p>
    <w:p w:rsidR="000C3306" w:rsidRDefault="000C3306" w:rsidP="000C3306">
      <w:pPr>
        <w:rPr>
          <w:rFonts w:cstheme="minorHAnsi"/>
          <w:color w:val="000000" w:themeColor="text1"/>
          <w:sz w:val="24"/>
          <w:szCs w:val="28"/>
        </w:rPr>
      </w:pPr>
    </w:p>
    <w:p w:rsidR="000C3306" w:rsidRPr="003D7A23" w:rsidRDefault="000C3306" w:rsidP="000C3306">
      <w:pPr>
        <w:rPr>
          <w:rFonts w:cstheme="minorHAnsi"/>
          <w:color w:val="000000" w:themeColor="text1"/>
          <w:sz w:val="28"/>
          <w:szCs w:val="28"/>
        </w:rPr>
      </w:pPr>
      <w:r w:rsidRPr="003D7A23">
        <w:rPr>
          <w:rFonts w:cstheme="minorHAnsi"/>
          <w:color w:val="000000" w:themeColor="text1"/>
          <w:sz w:val="28"/>
          <w:szCs w:val="28"/>
        </w:rPr>
        <w:t xml:space="preserve"> METODOS para recorrer ARRAYS</w:t>
      </w:r>
    </w:p>
    <w:p w:rsidR="000C3306" w:rsidRPr="003D7A23" w:rsidRDefault="000C3306" w:rsidP="000C3306">
      <w:pPr>
        <w:numPr>
          <w:ilvl w:val="0"/>
          <w:numId w:val="6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proofErr w:type="gramStart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find</w:t>
      </w:r>
      <w:proofErr w:type="spellEnd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(</w:t>
      </w:r>
      <w:proofErr w:type="gramEnd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)</w:t>
      </w:r>
      <w:r w:rsidRPr="003D7A23">
        <w:rPr>
          <w:rFonts w:cstheme="minorHAnsi"/>
          <w:color w:val="000000" w:themeColor="text1"/>
          <w:sz w:val="24"/>
          <w:szCs w:val="28"/>
        </w:rPr>
        <w:t> : Devuelve </w:t>
      </w:r>
      <w:ins w:id="0" w:author="Unknown">
        <w:r w:rsidRPr="003D7A23">
          <w:rPr>
            <w:rFonts w:cstheme="minorHAnsi"/>
            <w:color w:val="000000" w:themeColor="text1"/>
            <w:sz w:val="24"/>
            <w:szCs w:val="28"/>
          </w:rPr>
          <w:t>el primer elemento</w:t>
        </w:r>
      </w:ins>
      <w:r w:rsidRPr="003D7A23">
        <w:rPr>
          <w:rFonts w:cstheme="minorHAnsi"/>
          <w:color w:val="000000" w:themeColor="text1"/>
          <w:sz w:val="24"/>
          <w:szCs w:val="28"/>
        </w:rPr>
        <w:t xml:space="preserve"> del </w:t>
      </w:r>
      <w:proofErr w:type="spellStart"/>
      <w:r w:rsidRPr="003D7A23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3D7A23">
        <w:rPr>
          <w:rFonts w:cstheme="minorHAnsi"/>
          <w:color w:val="000000" w:themeColor="text1"/>
          <w:sz w:val="24"/>
          <w:szCs w:val="28"/>
        </w:rPr>
        <w:t xml:space="preserve"> que cumpla con la condición dada</w:t>
      </w:r>
      <w:r>
        <w:rPr>
          <w:rFonts w:cstheme="minorHAnsi"/>
          <w:color w:val="000000" w:themeColor="text1"/>
          <w:sz w:val="24"/>
          <w:szCs w:val="28"/>
        </w:rPr>
        <w:t>.</w:t>
      </w:r>
    </w:p>
    <w:p w:rsidR="000C3306" w:rsidRPr="003D7A23" w:rsidRDefault="000C3306" w:rsidP="000C3306">
      <w:pPr>
        <w:numPr>
          <w:ilvl w:val="0"/>
          <w:numId w:val="6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proofErr w:type="gramStart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foreach</w:t>
      </w:r>
      <w:proofErr w:type="spellEnd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(</w:t>
      </w:r>
      <w:proofErr w:type="gramEnd"/>
      <w:r w:rsidRPr="003D7A23">
        <w:rPr>
          <w:rFonts w:cstheme="minorHAnsi"/>
          <w:b/>
          <w:bCs/>
          <w:color w:val="000000" w:themeColor="text1"/>
          <w:sz w:val="24"/>
          <w:szCs w:val="28"/>
        </w:rPr>
        <w:t>)</w:t>
      </w:r>
      <w:r w:rsidRPr="003D7A23">
        <w:rPr>
          <w:rFonts w:cstheme="minorHAnsi"/>
          <w:color w:val="000000" w:themeColor="text1"/>
          <w:sz w:val="24"/>
          <w:szCs w:val="28"/>
        </w:rPr>
        <w:t xml:space="preserve"> : Ejecuta lo que le definamos una vez por cada elemento de nuestro </w:t>
      </w:r>
      <w:proofErr w:type="spellStart"/>
      <w:r w:rsidRPr="003D7A23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>
        <w:rPr>
          <w:rFonts w:cstheme="minorHAnsi"/>
          <w:color w:val="000000" w:themeColor="text1"/>
          <w:sz w:val="24"/>
          <w:szCs w:val="28"/>
        </w:rPr>
        <w:t>.</w:t>
      </w:r>
    </w:p>
    <w:p w:rsidR="000C3306" w:rsidRDefault="000C3306" w:rsidP="00874551">
      <w:pPr>
        <w:numPr>
          <w:ilvl w:val="0"/>
          <w:numId w:val="6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proofErr w:type="gramStart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some</w:t>
      </w:r>
      <w:proofErr w:type="spellEnd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(</w:t>
      </w:r>
      <w:proofErr w:type="gramEnd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)</w:t>
      </w:r>
      <w:r w:rsidRPr="000C3306">
        <w:rPr>
          <w:rFonts w:cstheme="minorHAnsi"/>
          <w:color w:val="000000" w:themeColor="text1"/>
          <w:sz w:val="24"/>
          <w:szCs w:val="28"/>
        </w:rPr>
        <w:t xml:space="preserve"> : Comprueba si al menos un elemento del </w:t>
      </w:r>
      <w:proofErr w:type="spellStart"/>
      <w:r w:rsidRPr="000C3306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0C3306">
        <w:rPr>
          <w:rFonts w:cstheme="minorHAnsi"/>
          <w:color w:val="000000" w:themeColor="text1"/>
          <w:sz w:val="24"/>
          <w:szCs w:val="28"/>
        </w:rPr>
        <w:t xml:space="preserve"> cumple con la condición que le damos.</w:t>
      </w:r>
      <w:r w:rsidRPr="000C3306">
        <w:rPr>
          <w:rFonts w:cstheme="minorHAnsi"/>
          <w:color w:val="000000" w:themeColor="text1"/>
          <w:sz w:val="24"/>
          <w:szCs w:val="28"/>
        </w:rPr>
        <w:t xml:space="preserve"> Y devuelve </w:t>
      </w:r>
      <w:r>
        <w:rPr>
          <w:rFonts w:cstheme="minorHAnsi"/>
          <w:color w:val="000000" w:themeColor="text1"/>
          <w:sz w:val="24"/>
          <w:szCs w:val="28"/>
        </w:rPr>
        <w:t>true o false.</w:t>
      </w:r>
    </w:p>
    <w:p w:rsidR="000C3306" w:rsidRDefault="000C3306" w:rsidP="00874551">
      <w:pPr>
        <w:numPr>
          <w:ilvl w:val="0"/>
          <w:numId w:val="6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proofErr w:type="gramStart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filter</w:t>
      </w:r>
      <w:proofErr w:type="spellEnd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(</w:t>
      </w:r>
      <w:proofErr w:type="gramEnd"/>
      <w:r w:rsidRPr="000C3306">
        <w:rPr>
          <w:rFonts w:cstheme="minorHAnsi"/>
          <w:b/>
          <w:bCs/>
          <w:color w:val="000000" w:themeColor="text1"/>
          <w:sz w:val="24"/>
          <w:szCs w:val="28"/>
        </w:rPr>
        <w:t>)</w:t>
      </w:r>
      <w:r w:rsidRPr="000C3306">
        <w:rPr>
          <w:rFonts w:cstheme="minorHAnsi"/>
          <w:color w:val="000000" w:themeColor="text1"/>
          <w:sz w:val="24"/>
          <w:szCs w:val="28"/>
        </w:rPr>
        <w:t> : Devuelve </w:t>
      </w:r>
      <w:ins w:id="1" w:author="Unknown">
        <w:r w:rsidRPr="000C3306">
          <w:rPr>
            <w:rFonts w:cstheme="minorHAnsi"/>
            <w:color w:val="000000" w:themeColor="text1"/>
            <w:sz w:val="24"/>
            <w:szCs w:val="28"/>
          </w:rPr>
          <w:t>todos los elementos</w:t>
        </w:r>
      </w:ins>
      <w:r w:rsidRPr="000C3306">
        <w:rPr>
          <w:rFonts w:cstheme="minorHAnsi"/>
          <w:color w:val="000000" w:themeColor="text1"/>
          <w:sz w:val="24"/>
          <w:szCs w:val="28"/>
        </w:rPr>
        <w:t xml:space="preserve"> del </w:t>
      </w:r>
      <w:proofErr w:type="spellStart"/>
      <w:r w:rsidRPr="000C3306">
        <w:rPr>
          <w:rFonts w:cstheme="minorHAnsi"/>
          <w:color w:val="000000" w:themeColor="text1"/>
          <w:sz w:val="24"/>
          <w:szCs w:val="28"/>
        </w:rPr>
        <w:t>array</w:t>
      </w:r>
      <w:proofErr w:type="spellEnd"/>
      <w:r w:rsidRPr="000C3306">
        <w:rPr>
          <w:rFonts w:cstheme="minorHAnsi"/>
          <w:color w:val="000000" w:themeColor="text1"/>
          <w:sz w:val="24"/>
          <w:szCs w:val="28"/>
        </w:rPr>
        <w:t xml:space="preserve"> que cumplan con la condición dada.</w:t>
      </w:r>
    </w:p>
    <w:p w:rsidR="000C3306" w:rsidRPr="000C3306" w:rsidRDefault="000C3306" w:rsidP="00A574FC">
      <w:pPr>
        <w:ind w:left="720"/>
        <w:rPr>
          <w:rFonts w:cstheme="minorHAnsi"/>
          <w:color w:val="000000" w:themeColor="text1"/>
          <w:sz w:val="24"/>
          <w:szCs w:val="28"/>
        </w:rPr>
      </w:pPr>
    </w:p>
    <w:p w:rsidR="000C3306" w:rsidRDefault="00A574FC" w:rsidP="000C3306">
      <w:pPr>
        <w:ind w:left="720"/>
        <w:rPr>
          <w:rFonts w:cstheme="minorHAnsi"/>
          <w:color w:val="000000" w:themeColor="text1"/>
          <w:sz w:val="24"/>
          <w:szCs w:val="28"/>
        </w:rPr>
      </w:pPr>
      <w:r>
        <w:rPr>
          <w:rFonts w:cstheme="minorHAnsi"/>
          <w:color w:val="000000" w:themeColor="text1"/>
          <w:sz w:val="24"/>
          <w:szCs w:val="28"/>
        </w:rPr>
        <w:t xml:space="preserve">VER MAS METODOS: </w:t>
      </w:r>
      <w:hyperlink r:id="rId17" w:history="1">
        <w:r w:rsidR="000C3306" w:rsidRPr="00341626">
          <w:rPr>
            <w:rStyle w:val="Hipervnculo"/>
            <w:rFonts w:cstheme="minorHAnsi"/>
            <w:sz w:val="24"/>
            <w:szCs w:val="28"/>
          </w:rPr>
          <w:t>https://developer.mozilla.org/en-US/docs/Web/JavaScript/Reference/Global_Objects/Array</w:t>
        </w:r>
      </w:hyperlink>
    </w:p>
    <w:p w:rsidR="00C67D75" w:rsidRDefault="00C67D75" w:rsidP="00C67D75">
      <w:pPr>
        <w:rPr>
          <w:rFonts w:cstheme="minorHAnsi"/>
          <w:color w:val="000000" w:themeColor="text1"/>
          <w:sz w:val="24"/>
          <w:szCs w:val="28"/>
        </w:rPr>
      </w:pPr>
    </w:p>
    <w:p w:rsidR="00346240" w:rsidRDefault="00346240" w:rsidP="00C67D75">
      <w:pPr>
        <w:rPr>
          <w:rFonts w:cstheme="minorHAnsi"/>
          <w:color w:val="000000" w:themeColor="text1"/>
          <w:sz w:val="32"/>
          <w:szCs w:val="28"/>
        </w:rPr>
      </w:pPr>
      <w:r w:rsidRPr="00346240">
        <w:rPr>
          <w:rFonts w:cstheme="minorHAnsi"/>
          <w:color w:val="000000" w:themeColor="text1"/>
          <w:sz w:val="32"/>
          <w:szCs w:val="28"/>
        </w:rPr>
        <w:t>LOOPS</w:t>
      </w:r>
    </w:p>
    <w:p w:rsidR="002E56FC" w:rsidRPr="002E56FC" w:rsidRDefault="002E56FC" w:rsidP="002E56FC">
      <w:pPr>
        <w:rPr>
          <w:rFonts w:cstheme="minorHAnsi"/>
          <w:color w:val="000000" w:themeColor="text1"/>
          <w:sz w:val="24"/>
          <w:szCs w:val="28"/>
        </w:rPr>
      </w:pPr>
      <w:r w:rsidRPr="002E56FC">
        <w:rPr>
          <w:rFonts w:cstheme="minorHAnsi"/>
          <w:color w:val="000000" w:themeColor="text1"/>
          <w:sz w:val="24"/>
          <w:szCs w:val="28"/>
        </w:rPr>
        <w:t>Los bucles pueden ejecutar un bloque de código varias veces. JavaScript admite diferentes tipos de bucles:</w:t>
      </w:r>
    </w:p>
    <w:p w:rsidR="002E56FC" w:rsidRPr="002E56FC" w:rsidRDefault="002E56FC" w:rsidP="002E56FC">
      <w:pPr>
        <w:numPr>
          <w:ilvl w:val="0"/>
          <w:numId w:val="5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r w:rsidRPr="002E56FC">
        <w:rPr>
          <w:rFonts w:cstheme="minorHAnsi"/>
          <w:color w:val="000000" w:themeColor="text1"/>
          <w:sz w:val="24"/>
          <w:szCs w:val="28"/>
        </w:rPr>
        <w:t>for</w:t>
      </w:r>
      <w:proofErr w:type="spellEnd"/>
      <w:r w:rsidRPr="002E56FC">
        <w:rPr>
          <w:rFonts w:cstheme="minorHAnsi"/>
          <w:color w:val="000000" w:themeColor="text1"/>
          <w:sz w:val="24"/>
          <w:szCs w:val="28"/>
        </w:rPr>
        <w:t xml:space="preserve"> - recorre un bloque de código varias veces</w:t>
      </w:r>
    </w:p>
    <w:p w:rsidR="002E56FC" w:rsidRPr="002E56FC" w:rsidRDefault="002E56FC" w:rsidP="002E56FC">
      <w:pPr>
        <w:numPr>
          <w:ilvl w:val="0"/>
          <w:numId w:val="5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r w:rsidRPr="002E56FC">
        <w:rPr>
          <w:rFonts w:cstheme="minorHAnsi"/>
          <w:color w:val="000000" w:themeColor="text1"/>
          <w:sz w:val="24"/>
          <w:szCs w:val="28"/>
        </w:rPr>
        <w:t>for</w:t>
      </w:r>
      <w:proofErr w:type="spellEnd"/>
      <w:r w:rsidRPr="002E56FC">
        <w:rPr>
          <w:rFonts w:cstheme="minorHAnsi"/>
          <w:color w:val="000000" w:themeColor="text1"/>
          <w:sz w:val="24"/>
          <w:szCs w:val="28"/>
        </w:rPr>
        <w:t>/in - recorre las propiedades de un objeto</w:t>
      </w:r>
    </w:p>
    <w:p w:rsidR="002E56FC" w:rsidRPr="002E56FC" w:rsidRDefault="002E56FC" w:rsidP="002E56FC">
      <w:pPr>
        <w:numPr>
          <w:ilvl w:val="0"/>
          <w:numId w:val="5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r w:rsidRPr="002E56FC">
        <w:rPr>
          <w:rFonts w:cstheme="minorHAnsi"/>
          <w:color w:val="000000" w:themeColor="text1"/>
          <w:sz w:val="24"/>
          <w:szCs w:val="28"/>
        </w:rPr>
        <w:t>for</w:t>
      </w:r>
      <w:proofErr w:type="spellEnd"/>
      <w:r w:rsidRPr="002E56FC">
        <w:rPr>
          <w:rFonts w:cstheme="minorHAnsi"/>
          <w:color w:val="000000" w:themeColor="text1"/>
          <w:sz w:val="24"/>
          <w:szCs w:val="28"/>
        </w:rPr>
        <w:t>/of - recorre los valores de un objeto iterable</w:t>
      </w:r>
    </w:p>
    <w:p w:rsidR="002E56FC" w:rsidRDefault="002E56FC" w:rsidP="002E56FC">
      <w:pPr>
        <w:numPr>
          <w:ilvl w:val="0"/>
          <w:numId w:val="5"/>
        </w:numPr>
        <w:rPr>
          <w:rFonts w:cstheme="minorHAnsi"/>
          <w:color w:val="000000" w:themeColor="text1"/>
          <w:sz w:val="24"/>
          <w:szCs w:val="28"/>
        </w:rPr>
      </w:pPr>
      <w:proofErr w:type="spellStart"/>
      <w:r w:rsidRPr="002E56FC">
        <w:rPr>
          <w:rFonts w:cstheme="minorHAnsi"/>
          <w:color w:val="000000" w:themeColor="text1"/>
          <w:sz w:val="24"/>
          <w:szCs w:val="28"/>
        </w:rPr>
        <w:t>while</w:t>
      </w:r>
      <w:proofErr w:type="spellEnd"/>
      <w:r w:rsidRPr="002E56FC">
        <w:rPr>
          <w:rFonts w:cstheme="minorHAnsi"/>
          <w:color w:val="000000" w:themeColor="text1"/>
          <w:sz w:val="24"/>
          <w:szCs w:val="28"/>
        </w:rPr>
        <w:t xml:space="preserve"> - recorre un bloque de código mientras se cumple una condición específica</w:t>
      </w:r>
    </w:p>
    <w:p w:rsidR="00744834" w:rsidRPr="002E56FC" w:rsidRDefault="00744834" w:rsidP="00744834">
      <w:pPr>
        <w:ind w:left="720"/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w:drawing>
          <wp:inline distT="0" distB="0" distL="0" distR="0" wp14:anchorId="2BF8E1F4" wp14:editId="09F37892">
            <wp:extent cx="5016390" cy="2434856"/>
            <wp:effectExtent l="0" t="0" r="0" b="3810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50" cy="24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FC" w:rsidRPr="00A574FC" w:rsidRDefault="002E56FC" w:rsidP="00A574FC">
      <w:pPr>
        <w:numPr>
          <w:ilvl w:val="0"/>
          <w:numId w:val="5"/>
        </w:numPr>
        <w:rPr>
          <w:rFonts w:cstheme="minorHAnsi"/>
          <w:color w:val="000000" w:themeColor="text1"/>
          <w:sz w:val="24"/>
          <w:szCs w:val="28"/>
        </w:rPr>
      </w:pPr>
      <w:r w:rsidRPr="00A574FC">
        <w:rPr>
          <w:rFonts w:cstheme="minorHAnsi"/>
          <w:color w:val="000000" w:themeColor="text1"/>
          <w:sz w:val="24"/>
          <w:szCs w:val="28"/>
        </w:rPr>
        <w:lastRenderedPageBreak/>
        <w:t>do/</w:t>
      </w:r>
      <w:proofErr w:type="spellStart"/>
      <w:r w:rsidRPr="00A574FC">
        <w:rPr>
          <w:rFonts w:cstheme="minorHAnsi"/>
          <w:color w:val="000000" w:themeColor="text1"/>
          <w:sz w:val="24"/>
          <w:szCs w:val="28"/>
        </w:rPr>
        <w:t>while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 - también recorre un bloque de código mientras se cumple una condición específica</w:t>
      </w:r>
      <w:r w:rsidR="00744834" w:rsidRPr="00A574FC">
        <w:rPr>
          <w:rFonts w:cstheme="minorHAnsi"/>
          <w:color w:val="000000" w:themeColor="text1"/>
          <w:sz w:val="24"/>
          <w:szCs w:val="28"/>
        </w:rPr>
        <w:t>. EJ:</w:t>
      </w:r>
    </w:p>
    <w:p w:rsidR="00744834" w:rsidRPr="00A574FC" w:rsidRDefault="00744834" w:rsidP="00744834">
      <w:pPr>
        <w:ind w:left="720"/>
        <w:rPr>
          <w:rFonts w:cstheme="minorHAnsi"/>
          <w:color w:val="000000" w:themeColor="text1"/>
          <w:sz w:val="24"/>
          <w:szCs w:val="28"/>
        </w:rPr>
      </w:pPr>
      <w:proofErr w:type="spellStart"/>
      <w:r w:rsidRPr="00A574FC">
        <w:rPr>
          <w:rFonts w:cstheme="minorHAnsi"/>
          <w:color w:val="000000" w:themeColor="text1"/>
          <w:sz w:val="24"/>
          <w:szCs w:val="28"/>
        </w:rPr>
        <w:t>var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 estudiantes = ["</w:t>
      </w:r>
      <w:proofErr w:type="spellStart"/>
      <w:r w:rsidRPr="00A574FC">
        <w:rPr>
          <w:rFonts w:cstheme="minorHAnsi"/>
          <w:color w:val="000000" w:themeColor="text1"/>
          <w:sz w:val="24"/>
          <w:szCs w:val="28"/>
        </w:rPr>
        <w:t>Maria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", "Sergio", "Rosa", "Daniel"]; </w:t>
      </w:r>
    </w:p>
    <w:p w:rsidR="00744834" w:rsidRPr="00A574FC" w:rsidRDefault="00744834" w:rsidP="00744834">
      <w:pPr>
        <w:ind w:left="720"/>
        <w:rPr>
          <w:rFonts w:cstheme="minorHAnsi"/>
          <w:color w:val="000000" w:themeColor="text1"/>
          <w:sz w:val="24"/>
          <w:szCs w:val="28"/>
        </w:rPr>
      </w:pPr>
      <w:proofErr w:type="spellStart"/>
      <w:r w:rsidRPr="00A574FC">
        <w:rPr>
          <w:rFonts w:cstheme="minorHAnsi"/>
          <w:b/>
          <w:bCs/>
          <w:color w:val="000000" w:themeColor="text1"/>
          <w:sz w:val="24"/>
          <w:szCs w:val="28"/>
        </w:rPr>
        <w:t>function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 </w:t>
      </w:r>
      <w:proofErr w:type="spellStart"/>
      <w:r w:rsidRPr="00A574FC">
        <w:rPr>
          <w:rFonts w:cstheme="minorHAnsi"/>
          <w:b/>
          <w:bCs/>
          <w:color w:val="000000" w:themeColor="text1"/>
          <w:sz w:val="24"/>
          <w:szCs w:val="28"/>
        </w:rPr>
        <w:t>saludarEstudiante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(estudiante) { </w:t>
      </w:r>
    </w:p>
    <w:p w:rsidR="00744834" w:rsidRPr="00A574FC" w:rsidRDefault="00744834" w:rsidP="00744834">
      <w:pPr>
        <w:ind w:left="720"/>
        <w:rPr>
          <w:rFonts w:cstheme="minorHAnsi"/>
          <w:color w:val="000000" w:themeColor="text1"/>
          <w:sz w:val="24"/>
          <w:szCs w:val="28"/>
        </w:rPr>
      </w:pPr>
      <w:proofErr w:type="gramStart"/>
      <w:r w:rsidRPr="00A574FC">
        <w:rPr>
          <w:rFonts w:cstheme="minorHAnsi"/>
          <w:color w:val="000000" w:themeColor="text1"/>
          <w:sz w:val="24"/>
          <w:szCs w:val="28"/>
        </w:rPr>
        <w:t>console.log(</w:t>
      </w:r>
      <w:proofErr w:type="gramEnd"/>
      <w:r w:rsidRPr="00A574FC">
        <w:rPr>
          <w:rFonts w:cstheme="minorHAnsi"/>
          <w:color w:val="000000" w:themeColor="text1"/>
          <w:sz w:val="24"/>
          <w:szCs w:val="28"/>
        </w:rPr>
        <w:t xml:space="preserve">`Hola ${estudiante}`); } </w:t>
      </w:r>
    </w:p>
    <w:p w:rsidR="00744834" w:rsidRPr="00A574FC" w:rsidRDefault="00744834" w:rsidP="00744834">
      <w:pPr>
        <w:ind w:left="720"/>
        <w:rPr>
          <w:rFonts w:cstheme="minorHAnsi"/>
          <w:color w:val="000000" w:themeColor="text1"/>
          <w:sz w:val="24"/>
          <w:szCs w:val="28"/>
        </w:rPr>
      </w:pPr>
      <w:proofErr w:type="spellStart"/>
      <w:r w:rsidRPr="00A574FC">
        <w:rPr>
          <w:rFonts w:cstheme="minorHAnsi"/>
          <w:color w:val="000000" w:themeColor="text1"/>
          <w:sz w:val="24"/>
          <w:szCs w:val="28"/>
        </w:rPr>
        <w:t>var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 i = 0; </w:t>
      </w:r>
    </w:p>
    <w:p w:rsidR="00703478" w:rsidRPr="00A574FC" w:rsidRDefault="00744834" w:rsidP="00703478">
      <w:pPr>
        <w:ind w:left="720"/>
        <w:rPr>
          <w:rFonts w:cstheme="minorHAnsi"/>
          <w:color w:val="000000" w:themeColor="text1"/>
          <w:sz w:val="24"/>
          <w:szCs w:val="28"/>
        </w:rPr>
      </w:pPr>
      <w:r w:rsidRPr="00A574FC">
        <w:rPr>
          <w:rFonts w:cstheme="minorHAnsi"/>
          <w:b/>
          <w:bCs/>
          <w:color w:val="000000" w:themeColor="text1"/>
          <w:sz w:val="24"/>
          <w:szCs w:val="28"/>
        </w:rPr>
        <w:t>do</w:t>
      </w:r>
      <w:r w:rsidRPr="00A574FC">
        <w:rPr>
          <w:rFonts w:cstheme="minorHAnsi"/>
          <w:color w:val="000000" w:themeColor="text1"/>
          <w:sz w:val="24"/>
          <w:szCs w:val="28"/>
        </w:rPr>
        <w:t xml:space="preserve"> </w:t>
      </w:r>
      <w:proofErr w:type="gramStart"/>
      <w:r w:rsidRPr="00A574FC">
        <w:rPr>
          <w:rFonts w:cstheme="minorHAnsi"/>
          <w:color w:val="000000" w:themeColor="text1"/>
          <w:sz w:val="24"/>
          <w:szCs w:val="28"/>
        </w:rPr>
        <w:t xml:space="preserve">{ </w:t>
      </w:r>
      <w:proofErr w:type="spellStart"/>
      <w:r w:rsidRPr="00A574FC">
        <w:rPr>
          <w:rFonts w:cstheme="minorHAnsi"/>
          <w:color w:val="000000" w:themeColor="text1"/>
          <w:sz w:val="24"/>
          <w:szCs w:val="28"/>
        </w:rPr>
        <w:t>saludarEstudiante</w:t>
      </w:r>
      <w:proofErr w:type="spellEnd"/>
      <w:proofErr w:type="gramEnd"/>
      <w:r w:rsidRPr="00A574FC">
        <w:rPr>
          <w:rFonts w:cstheme="minorHAnsi"/>
          <w:color w:val="000000" w:themeColor="text1"/>
          <w:sz w:val="24"/>
          <w:szCs w:val="28"/>
        </w:rPr>
        <w:t xml:space="preserve">(estudiantes[i]); i++; }  </w:t>
      </w:r>
    </w:p>
    <w:p w:rsidR="00744834" w:rsidRPr="00A574FC" w:rsidRDefault="00744834" w:rsidP="00703478">
      <w:pPr>
        <w:ind w:left="720"/>
        <w:rPr>
          <w:rFonts w:cstheme="minorHAnsi"/>
          <w:color w:val="000000" w:themeColor="text1"/>
          <w:sz w:val="24"/>
          <w:szCs w:val="28"/>
        </w:rPr>
      </w:pPr>
      <w:proofErr w:type="spellStart"/>
      <w:r w:rsidRPr="00A574FC">
        <w:rPr>
          <w:rFonts w:cstheme="minorHAnsi"/>
          <w:b/>
          <w:bCs/>
          <w:color w:val="000000" w:themeColor="text1"/>
          <w:sz w:val="24"/>
          <w:szCs w:val="28"/>
        </w:rPr>
        <w:t>while</w:t>
      </w:r>
      <w:proofErr w:type="spellEnd"/>
      <w:r w:rsidRPr="00A574FC">
        <w:rPr>
          <w:rFonts w:cstheme="minorHAnsi"/>
          <w:color w:val="000000" w:themeColor="text1"/>
          <w:sz w:val="24"/>
          <w:szCs w:val="28"/>
        </w:rPr>
        <w:t xml:space="preserve"> (i &lt; </w:t>
      </w:r>
      <w:proofErr w:type="spellStart"/>
      <w:proofErr w:type="gramStart"/>
      <w:r w:rsidRPr="00A574FC">
        <w:rPr>
          <w:rFonts w:cstheme="minorHAnsi"/>
          <w:color w:val="000000" w:themeColor="text1"/>
          <w:sz w:val="24"/>
          <w:szCs w:val="28"/>
        </w:rPr>
        <w:t>estudiantes.length</w:t>
      </w:r>
      <w:proofErr w:type="spellEnd"/>
      <w:proofErr w:type="gramEnd"/>
      <w:r w:rsidRPr="00A574FC">
        <w:rPr>
          <w:rFonts w:cstheme="minorHAnsi"/>
          <w:color w:val="000000" w:themeColor="text1"/>
          <w:sz w:val="24"/>
          <w:szCs w:val="28"/>
        </w:rPr>
        <w:t>)</w:t>
      </w:r>
    </w:p>
    <w:p w:rsidR="002E56FC" w:rsidRDefault="002E56FC" w:rsidP="00C67D75">
      <w:pPr>
        <w:rPr>
          <w:rFonts w:cstheme="minorHAnsi"/>
          <w:color w:val="000000" w:themeColor="text1"/>
          <w:sz w:val="32"/>
          <w:szCs w:val="28"/>
        </w:rPr>
      </w:pPr>
    </w:p>
    <w:p w:rsidR="002E56FC" w:rsidRPr="002E56FC" w:rsidRDefault="00A574FC" w:rsidP="00C67D75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IMPRESIÓN POR CONSOLA</w:t>
      </w:r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56F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//Concatenando:</w:t>
      </w:r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gramStart"/>
      <w:r w:rsidRPr="002E56F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2E56FC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"Hola, "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 + </w:t>
      </w:r>
      <w:r w:rsidRPr="002E56F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estudiante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+ </w:t>
      </w:r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estoy usando concatenación"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);</w:t>
      </w:r>
    </w:p>
    <w:p w:rsidR="002E56FC" w:rsidRPr="002E56FC" w:rsidRDefault="002E56FC" w:rsidP="002E56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2E56F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</w:t>
      </w:r>
      <w:proofErr w:type="spellStart"/>
      <w:r w:rsidRPr="002E56F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Template</w:t>
      </w:r>
      <w:proofErr w:type="spellEnd"/>
      <w:r w:rsidRPr="002E56F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 </w:t>
      </w:r>
      <w:proofErr w:type="spellStart"/>
      <w:r w:rsidRPr="002E56FC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Literals</w:t>
      </w:r>
      <w:proofErr w:type="spellEnd"/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proofErr w:type="gramStart"/>
      <w:r w:rsidRPr="002E56F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console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2E56FC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log</w:t>
      </w:r>
      <w:r w:rsidRPr="002E56FC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`Hola, </w:t>
      </w:r>
      <w:r w:rsidRPr="002E56F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${</w:t>
      </w:r>
      <w:r w:rsidRPr="002E56FC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estudiante</w:t>
      </w:r>
      <w:r w:rsidRPr="002E56FC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 usando </w:t>
      </w:r>
      <w:proofErr w:type="spellStart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template</w:t>
      </w:r>
      <w:proofErr w:type="spellEnd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 </w:t>
      </w:r>
      <w:proofErr w:type="spellStart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literals</w:t>
      </w:r>
      <w:proofErr w:type="spellEnd"/>
      <w:r w:rsidRPr="002E56FC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`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</w:t>
      </w:r>
    </w:p>
    <w:p w:rsidR="002E56FC" w:rsidRPr="002E56FC" w:rsidRDefault="002E56FC" w:rsidP="002E56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 wp14:anchorId="757859CD" wp14:editId="6D45DF39">
                <wp:extent cx="308610" cy="308610"/>
                <wp:effectExtent l="0" t="0" r="0" b="0"/>
                <wp:docPr id="8" name="AutoShape 3" descr="blob:https://web.whatsapp.com/ee3cfb8c-c175-4a9f-8de2-ae1a2368d7b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3D296C" id="AutoShape 3" o:spid="_x0000_s1026" alt="blob:https://web.whatsapp.com/ee3cfb8c-c175-4a9f-8de2-ae1a2368d7bf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2E56FC" w:rsidRPr="00935821" w:rsidRDefault="00703478" w:rsidP="00C67D75">
      <w:pPr>
        <w:rPr>
          <w:rFonts w:cstheme="minorHAnsi"/>
          <w:color w:val="000000" w:themeColor="text1"/>
          <w:sz w:val="32"/>
          <w:szCs w:val="28"/>
        </w:rPr>
      </w:pPr>
      <w:r w:rsidRPr="00935821">
        <w:rPr>
          <w:rFonts w:cstheme="minorHAnsi"/>
          <w:color w:val="000000" w:themeColor="text1"/>
          <w:sz w:val="32"/>
          <w:szCs w:val="28"/>
        </w:rPr>
        <w:t>OBJETOS LITERALES</w:t>
      </w:r>
    </w:p>
    <w:p w:rsidR="00935821" w:rsidRPr="00935821" w:rsidRDefault="00935821" w:rsidP="00935821">
      <w:pPr>
        <w:rPr>
          <w:rFonts w:cstheme="minorHAnsi"/>
          <w:color w:val="000000" w:themeColor="text1"/>
          <w:sz w:val="24"/>
          <w:szCs w:val="28"/>
        </w:rPr>
      </w:pPr>
      <w:r w:rsidRPr="00935821">
        <w:rPr>
          <w:rFonts w:cstheme="minorHAnsi"/>
          <w:color w:val="000000" w:themeColor="text1"/>
          <w:sz w:val="24"/>
          <w:szCs w:val="28"/>
        </w:rPr>
        <w:t>Un objeto en programación es una representación abstracta de un objeto en la vida real, sin embargo también puede entenderse como un contenedor de datos.</w:t>
      </w:r>
      <w:r w:rsidRPr="00935821">
        <w:rPr>
          <w:rFonts w:cstheme="minorHAnsi"/>
          <w:color w:val="000000" w:themeColor="text1"/>
          <w:sz w:val="24"/>
          <w:szCs w:val="28"/>
        </w:rPr>
        <w:br/>
        <w:t>Ejemplo:</w:t>
      </w:r>
      <w:r w:rsidRPr="00935821">
        <w:rPr>
          <w:rFonts w:cstheme="minorHAnsi"/>
          <w:color w:val="000000" w:themeColor="text1"/>
          <w:sz w:val="24"/>
          <w:szCs w:val="28"/>
        </w:rPr>
        <w:br/>
        <w:t>Una botella de refresco tiene ciertas características y acciones.-</w:t>
      </w:r>
      <w:r w:rsidRPr="00935821">
        <w:rPr>
          <w:rFonts w:cstheme="minorHAnsi"/>
          <w:color w:val="000000" w:themeColor="text1"/>
          <w:sz w:val="24"/>
          <w:szCs w:val="28"/>
        </w:rPr>
        <w:br/>
        <w:t>Características: altura, volumen, color, contenido, dureza etc…</w:t>
      </w:r>
      <w:r w:rsidRPr="00935821">
        <w:rPr>
          <w:rFonts w:cstheme="minorHAnsi"/>
          <w:color w:val="000000" w:themeColor="text1"/>
          <w:sz w:val="24"/>
          <w:szCs w:val="28"/>
        </w:rPr>
        <w:br/>
        <w:t>Acciones: beber, reciclar, rehusar, aventar, abrir tapa, etc…</w:t>
      </w:r>
    </w:p>
    <w:p w:rsidR="00935821" w:rsidRPr="00935821" w:rsidRDefault="00935821" w:rsidP="00935821">
      <w:pPr>
        <w:rPr>
          <w:rFonts w:cstheme="minorHAnsi"/>
          <w:color w:val="000000" w:themeColor="text1"/>
          <w:sz w:val="24"/>
          <w:szCs w:val="28"/>
        </w:rPr>
      </w:pPr>
      <w:r w:rsidRPr="00935821">
        <w:rPr>
          <w:rFonts w:cstheme="minorHAnsi"/>
          <w:color w:val="000000" w:themeColor="text1"/>
          <w:sz w:val="24"/>
          <w:szCs w:val="28"/>
        </w:rPr>
        <w:t>Respectivamente a estas características y acciones se les conoce como atributos(características) y métodos(acciones) en programación.</w:t>
      </w:r>
    </w:p>
    <w:p w:rsidR="00935821" w:rsidRPr="00935821" w:rsidRDefault="00935821" w:rsidP="00935821">
      <w:pPr>
        <w:rPr>
          <w:rFonts w:cstheme="minorHAnsi"/>
          <w:color w:val="000000" w:themeColor="text1"/>
          <w:sz w:val="24"/>
          <w:szCs w:val="28"/>
        </w:rPr>
      </w:pPr>
      <w:r w:rsidRPr="00935821">
        <w:rPr>
          <w:rFonts w:cstheme="minorHAnsi"/>
          <w:color w:val="000000" w:themeColor="text1"/>
          <w:sz w:val="24"/>
          <w:szCs w:val="28"/>
        </w:rPr>
        <w:t xml:space="preserve">Los objetos son usados para almacenar ciertos datos que de otra manera serían muy sensibles al </w:t>
      </w:r>
      <w:proofErr w:type="spellStart"/>
      <w:r w:rsidRPr="00935821">
        <w:rPr>
          <w:rFonts w:cstheme="minorHAnsi"/>
          <w:color w:val="000000" w:themeColor="text1"/>
          <w:sz w:val="24"/>
          <w:szCs w:val="28"/>
        </w:rPr>
        <w:t>hackeo</w:t>
      </w:r>
      <w:proofErr w:type="spellEnd"/>
      <w:r w:rsidRPr="00935821">
        <w:rPr>
          <w:rFonts w:cstheme="minorHAnsi"/>
          <w:color w:val="000000" w:themeColor="text1"/>
          <w:sz w:val="24"/>
          <w:szCs w:val="28"/>
        </w:rPr>
        <w:t xml:space="preserve">, por otro </w:t>
      </w:r>
      <w:r w:rsidR="003D7A23" w:rsidRPr="00935821">
        <w:rPr>
          <w:rFonts w:cstheme="minorHAnsi"/>
          <w:color w:val="000000" w:themeColor="text1"/>
          <w:sz w:val="24"/>
          <w:szCs w:val="28"/>
        </w:rPr>
        <w:t>lado,</w:t>
      </w:r>
      <w:r w:rsidRPr="00935821">
        <w:rPr>
          <w:rFonts w:cstheme="minorHAnsi"/>
          <w:color w:val="000000" w:themeColor="text1"/>
          <w:sz w:val="24"/>
          <w:szCs w:val="28"/>
        </w:rPr>
        <w:t xml:space="preserve"> un objeto también puede ser el valor de una variable.</w:t>
      </w:r>
    </w:p>
    <w:p w:rsidR="002E56FC" w:rsidRDefault="00935821" w:rsidP="00C67D75">
      <w:pPr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w:lastRenderedPageBreak/>
        <w:drawing>
          <wp:inline distT="0" distB="0" distL="0" distR="0" wp14:anchorId="44A15F2C" wp14:editId="020B74DB">
            <wp:extent cx="5935231" cy="4104168"/>
            <wp:effectExtent l="0" t="0" r="8890" b="0"/>
            <wp:docPr id="15" name="Imagen 15" descr="download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wnload (3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277" cy="41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21" w:rsidRDefault="00935821" w:rsidP="00C67D75">
      <w:pPr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w:drawing>
          <wp:inline distT="0" distB="0" distL="0" distR="0">
            <wp:extent cx="6067925" cy="2711303"/>
            <wp:effectExtent l="0" t="0" r="0" b="0"/>
            <wp:docPr id="16" name="Imagen 16" descr="download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 (3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25" cy="272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A574FC" w:rsidRDefault="00A574FC" w:rsidP="00C67D75">
      <w:pPr>
        <w:rPr>
          <w:rFonts w:cstheme="minorHAnsi"/>
          <w:color w:val="000000" w:themeColor="text1"/>
          <w:sz w:val="24"/>
          <w:szCs w:val="28"/>
        </w:rPr>
      </w:pPr>
    </w:p>
    <w:p w:rsidR="00A574FC" w:rsidRDefault="00A574FC" w:rsidP="00C67D75">
      <w:pPr>
        <w:rPr>
          <w:rFonts w:cstheme="minorHAnsi"/>
          <w:color w:val="000000" w:themeColor="text1"/>
          <w:sz w:val="24"/>
          <w:szCs w:val="28"/>
        </w:rPr>
      </w:pPr>
    </w:p>
    <w:p w:rsidR="00A574FC" w:rsidRDefault="00A574FC" w:rsidP="00C67D75">
      <w:pPr>
        <w:rPr>
          <w:rFonts w:cstheme="minorHAnsi"/>
          <w:color w:val="000000" w:themeColor="text1"/>
          <w:sz w:val="24"/>
          <w:szCs w:val="28"/>
        </w:rPr>
      </w:pPr>
    </w:p>
    <w:p w:rsidR="00A574FC" w:rsidRDefault="00A574FC" w:rsidP="00C67D75">
      <w:pPr>
        <w:rPr>
          <w:rFonts w:cstheme="minorHAnsi"/>
          <w:color w:val="000000" w:themeColor="text1"/>
          <w:sz w:val="24"/>
          <w:szCs w:val="28"/>
        </w:rPr>
      </w:pPr>
    </w:p>
    <w:p w:rsidR="00A574FC" w:rsidRDefault="00A574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C00E17" w:rsidP="00C67D75">
      <w:pPr>
        <w:rPr>
          <w:rFonts w:cstheme="minorHAnsi"/>
          <w:color w:val="000000" w:themeColor="text1"/>
          <w:sz w:val="24"/>
          <w:szCs w:val="28"/>
        </w:rPr>
      </w:pPr>
      <w:r>
        <w:rPr>
          <w:rFonts w:cstheme="minorHAnsi"/>
          <w:color w:val="000000" w:themeColor="text1"/>
          <w:sz w:val="24"/>
          <w:szCs w:val="28"/>
        </w:rPr>
        <w:lastRenderedPageBreak/>
        <w:t>FUNCION CONSTRUCTORA</w:t>
      </w:r>
      <w:bookmarkStart w:id="2" w:name="_GoBack"/>
      <w:bookmarkEnd w:id="2"/>
    </w:p>
    <w:p w:rsidR="00C00E17" w:rsidRDefault="00C00E17" w:rsidP="00C67D75">
      <w:pPr>
        <w:rPr>
          <w:rFonts w:cstheme="minorHAnsi"/>
          <w:color w:val="000000" w:themeColor="text1"/>
          <w:sz w:val="24"/>
          <w:szCs w:val="28"/>
        </w:rPr>
      </w:pPr>
      <w:r>
        <w:rPr>
          <w:noProof/>
          <w:lang w:eastAsia="es-AR"/>
        </w:rPr>
        <w:drawing>
          <wp:inline distT="0" distB="0" distL="0" distR="0">
            <wp:extent cx="6071191" cy="7468128"/>
            <wp:effectExtent l="0" t="0" r="6350" b="0"/>
            <wp:docPr id="17" name="Imagen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922" cy="754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3D7A23" w:rsidRPr="003D7A23" w:rsidRDefault="003D7A23" w:rsidP="003D7A23">
      <w:pPr>
        <w:ind w:left="720"/>
        <w:rPr>
          <w:rFonts w:cstheme="minorHAnsi"/>
          <w:color w:val="000000" w:themeColor="text1"/>
          <w:sz w:val="24"/>
          <w:szCs w:val="28"/>
        </w:rPr>
      </w:pPr>
    </w:p>
    <w:p w:rsidR="003D7A23" w:rsidRDefault="003D7A23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p w:rsidR="002E56FC" w:rsidRPr="00D24086" w:rsidRDefault="002E56FC" w:rsidP="00C67D75">
      <w:pPr>
        <w:rPr>
          <w:rFonts w:cstheme="minorHAnsi"/>
          <w:color w:val="000000" w:themeColor="text1"/>
          <w:sz w:val="24"/>
          <w:szCs w:val="28"/>
        </w:rPr>
      </w:pPr>
    </w:p>
    <w:sectPr w:rsidR="002E56FC" w:rsidRPr="00D240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E16F0"/>
    <w:multiLevelType w:val="multilevel"/>
    <w:tmpl w:val="719E3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386323"/>
    <w:multiLevelType w:val="multilevel"/>
    <w:tmpl w:val="EBE8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D82F45"/>
    <w:multiLevelType w:val="multilevel"/>
    <w:tmpl w:val="5B0EA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1D1302"/>
    <w:multiLevelType w:val="multilevel"/>
    <w:tmpl w:val="B868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B22ACB"/>
    <w:multiLevelType w:val="multilevel"/>
    <w:tmpl w:val="F5E02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BA5D7B"/>
    <w:multiLevelType w:val="multilevel"/>
    <w:tmpl w:val="0C88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73C"/>
    <w:rsid w:val="000C3306"/>
    <w:rsid w:val="00275C89"/>
    <w:rsid w:val="002E56FC"/>
    <w:rsid w:val="00346240"/>
    <w:rsid w:val="003A5942"/>
    <w:rsid w:val="003D7A23"/>
    <w:rsid w:val="00414F56"/>
    <w:rsid w:val="00507A9A"/>
    <w:rsid w:val="00614BCB"/>
    <w:rsid w:val="00703478"/>
    <w:rsid w:val="00744834"/>
    <w:rsid w:val="008349AC"/>
    <w:rsid w:val="00935821"/>
    <w:rsid w:val="00955733"/>
    <w:rsid w:val="00A1589E"/>
    <w:rsid w:val="00A33214"/>
    <w:rsid w:val="00A574FC"/>
    <w:rsid w:val="00B318A0"/>
    <w:rsid w:val="00C00E17"/>
    <w:rsid w:val="00C0772F"/>
    <w:rsid w:val="00C15370"/>
    <w:rsid w:val="00C30522"/>
    <w:rsid w:val="00C62254"/>
    <w:rsid w:val="00C67D75"/>
    <w:rsid w:val="00D15F9A"/>
    <w:rsid w:val="00D24086"/>
    <w:rsid w:val="00D7456F"/>
    <w:rsid w:val="00DB0DBC"/>
    <w:rsid w:val="00E2245B"/>
    <w:rsid w:val="00E6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704B3"/>
  <w15:chartTrackingRefBased/>
  <w15:docId w15:val="{C46F5432-E5DD-4A3E-A39D-8F203EF31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158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58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18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18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2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C62254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1589E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58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C67D75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46240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18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18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54896">
                  <w:marLeft w:val="0"/>
                  <w:marRight w:val="0"/>
                  <w:marTop w:val="0"/>
                  <w:marBottom w:val="0"/>
                  <w:divBdr>
                    <w:top w:val="single" w:sz="6" w:space="0" w:color="24385B"/>
                    <w:left w:val="single" w:sz="6" w:space="0" w:color="24385B"/>
                    <w:bottom w:val="single" w:sz="6" w:space="3" w:color="24385B"/>
                    <w:right w:val="single" w:sz="6" w:space="0" w:color="24385B"/>
                  </w:divBdr>
                </w:div>
              </w:divsChild>
            </w:div>
          </w:divsChild>
        </w:div>
      </w:divsChild>
    </w:div>
    <w:div w:id="1856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93962">
                  <w:marLeft w:val="0"/>
                  <w:marRight w:val="0"/>
                  <w:marTop w:val="0"/>
                  <w:marBottom w:val="0"/>
                  <w:divBdr>
                    <w:top w:val="single" w:sz="6" w:space="0" w:color="24385B"/>
                    <w:left w:val="single" w:sz="6" w:space="0" w:color="24385B"/>
                    <w:bottom w:val="single" w:sz="6" w:space="3" w:color="24385B"/>
                    <w:right w:val="single" w:sz="6" w:space="0" w:color="24385B"/>
                  </w:divBdr>
                </w:div>
              </w:divsChild>
            </w:div>
          </w:divsChild>
        </w:div>
      </w:divsChild>
    </w:div>
    <w:div w:id="8741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developer.mozilla.org/en-US/docs/Web/JavaScript/Reference/Global_Objects/Arra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to/leirasanchez/like-console-log-but-better-nhm?utm_source=Newsletter+Subscribers&amp;utm_campaign=1f3aa837d6-EMAIL_CAMPAIGN_2020_03_02_05_11&amp;utm_medium=email&amp;utm_term=0_d8f11d5d1e-1f3aa837d6-155532545" TargetMode="External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D2BFC-29F7-4DCE-8AD5-0F847F41A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1790</TotalTime>
  <Pages>14</Pages>
  <Words>1745</Words>
  <Characters>9603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2022-03-18T21:30:00Z</dcterms:created>
  <dcterms:modified xsi:type="dcterms:W3CDTF">2022-03-21T03:36:00Z</dcterms:modified>
</cp:coreProperties>
</file>